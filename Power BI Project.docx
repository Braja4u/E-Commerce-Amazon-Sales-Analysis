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51D" w:rsidRDefault="005D49F3">
      <w:pPr>
        <w:spacing w:after="200"/>
        <w:jc w:val="center"/>
        <w:rPr>
          <w:b/>
          <w:sz w:val="36"/>
          <w:szCs w:val="36"/>
        </w:rPr>
      </w:pPr>
      <w:r>
        <w:rPr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Objective Questions</w:t>
      </w: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What is the total number of attributes in the customer table?</w:t>
      </w:r>
    </w:p>
    <w:p w:rsidR="0049751D" w:rsidRDefault="005D49F3">
      <w:pPr>
        <w:widowControl w:val="0"/>
        <w:spacing w:before="200" w:line="240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Customer Table includes 3 following attributes:</w:t>
      </w:r>
    </w:p>
    <w:p w:rsidR="0049751D" w:rsidRDefault="005D49F3">
      <w:pPr>
        <w:widowControl w:val="0"/>
        <w:numPr>
          <w:ilvl w:val="0"/>
          <w:numId w:val="2"/>
        </w:numPr>
        <w:spacing w:before="200" w:line="240" w:lineRule="auto"/>
        <w:rPr>
          <w:b/>
          <w:bCs/>
          <w:sz w:val="24"/>
          <w:szCs w:val="24"/>
          <w:lang w:val="en-IN"/>
        </w:rPr>
      </w:pPr>
      <w:proofErr w:type="spellStart"/>
      <w:r>
        <w:rPr>
          <w:b/>
          <w:bCs/>
          <w:sz w:val="24"/>
          <w:szCs w:val="24"/>
          <w:lang w:val="en-IN"/>
        </w:rPr>
        <w:t>CustomerID</w:t>
      </w:r>
      <w:proofErr w:type="spellEnd"/>
      <w:r>
        <w:rPr>
          <w:b/>
          <w:bCs/>
          <w:sz w:val="24"/>
          <w:szCs w:val="24"/>
          <w:lang w:val="en-IN"/>
        </w:rPr>
        <w:t xml:space="preserve">: </w:t>
      </w:r>
      <w:r>
        <w:rPr>
          <w:sz w:val="24"/>
          <w:szCs w:val="24"/>
          <w:lang w:val="en-IN"/>
        </w:rPr>
        <w:t>A unique identifier for each customer.</w:t>
      </w:r>
    </w:p>
    <w:p w:rsidR="0049751D" w:rsidRDefault="005D49F3">
      <w:pPr>
        <w:widowControl w:val="0"/>
        <w:numPr>
          <w:ilvl w:val="0"/>
          <w:numId w:val="2"/>
        </w:numPr>
        <w:spacing w:before="20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Customer Age:</w:t>
      </w:r>
      <w:r>
        <w:rPr>
          <w:sz w:val="24"/>
          <w:szCs w:val="24"/>
          <w:lang w:val="en-IN"/>
        </w:rPr>
        <w:t xml:space="preserve"> The age of the customer.</w:t>
      </w:r>
    </w:p>
    <w:p w:rsidR="0049751D" w:rsidRDefault="005D49F3">
      <w:pPr>
        <w:widowControl w:val="0"/>
        <w:numPr>
          <w:ilvl w:val="0"/>
          <w:numId w:val="2"/>
        </w:numPr>
        <w:spacing w:before="200"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Customer Gender:</w:t>
      </w:r>
      <w:r>
        <w:rPr>
          <w:sz w:val="24"/>
          <w:szCs w:val="24"/>
          <w:lang w:val="en-IN"/>
        </w:rPr>
        <w:t xml:space="preserve"> The gender of the customer (M for male, F for female).</w:t>
      </w:r>
    </w:p>
    <w:p w:rsidR="0049751D" w:rsidRDefault="0049751D">
      <w:pPr>
        <w:widowControl w:val="0"/>
        <w:spacing w:before="200" w:line="240" w:lineRule="auto"/>
        <w:ind w:left="720"/>
        <w:rPr>
          <w:sz w:val="24"/>
          <w:szCs w:val="24"/>
        </w:rPr>
      </w:pP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How will you get the “Customer’s” ages in the “Order” tables according to customer IDs?</w:t>
      </w:r>
    </w:p>
    <w:p w:rsidR="0049751D" w:rsidRDefault="005D49F3">
      <w:pPr>
        <w:pStyle w:val="ListParagraph"/>
        <w:widowControl w:val="0"/>
        <w:numPr>
          <w:ilvl w:val="0"/>
          <w:numId w:val="3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In the Data View Clicked on the Order Table in the right-side of Fields panel.</w:t>
      </w:r>
    </w:p>
    <w:p w:rsidR="0049751D" w:rsidRDefault="005D49F3">
      <w:pPr>
        <w:pStyle w:val="ListParagraph"/>
        <w:numPr>
          <w:ilvl w:val="0"/>
          <w:numId w:val="3"/>
        </w:numPr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proofErr w:type="spellStart"/>
      <w:r>
        <w:rPr>
          <w:sz w:val="24"/>
          <w:szCs w:val="24"/>
        </w:rPr>
        <w:t>Modeling</w:t>
      </w:r>
      <w:proofErr w:type="spellEnd"/>
      <w:r>
        <w:rPr>
          <w:sz w:val="24"/>
          <w:szCs w:val="24"/>
        </w:rPr>
        <w:t xml:space="preserve"> in the top men</w:t>
      </w:r>
      <w:r>
        <w:rPr>
          <w:sz w:val="24"/>
          <w:szCs w:val="24"/>
        </w:rPr>
        <w:t xml:space="preserve">u and then select </w:t>
      </w:r>
      <w:proofErr w:type="gramStart"/>
      <w:r>
        <w:rPr>
          <w:sz w:val="24"/>
          <w:szCs w:val="24"/>
        </w:rPr>
        <w:t>New</w:t>
      </w:r>
      <w:proofErr w:type="gramEnd"/>
      <w:r>
        <w:rPr>
          <w:sz w:val="24"/>
          <w:szCs w:val="24"/>
        </w:rPr>
        <w:t xml:space="preserve"> column.</w:t>
      </w:r>
    </w:p>
    <w:p w:rsidR="0049751D" w:rsidRDefault="005D49F3">
      <w:pPr>
        <w:pStyle w:val="ListParagraph"/>
        <w:widowControl w:val="0"/>
        <w:numPr>
          <w:ilvl w:val="0"/>
          <w:numId w:val="3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Enter the following formula:</w:t>
      </w:r>
    </w:p>
    <w:p w:rsidR="0049751D" w:rsidRDefault="005D49F3">
      <w:pPr>
        <w:pStyle w:val="ListParagraph"/>
        <w:widowControl w:val="0"/>
        <w:spacing w:before="200" w:line="240" w:lineRule="auto"/>
        <w:ind w:left="1512"/>
        <w:rPr>
          <w:sz w:val="24"/>
          <w:szCs w:val="24"/>
          <w:lang w:val="en-IN"/>
        </w:rPr>
      </w:pPr>
      <w:proofErr w:type="spellStart"/>
      <w:r>
        <w:rPr>
          <w:sz w:val="24"/>
          <w:szCs w:val="24"/>
          <w:highlight w:val="cyan"/>
        </w:rPr>
        <w:t>CustomerAge</w:t>
      </w:r>
      <w:proofErr w:type="spellEnd"/>
      <w:r>
        <w:rPr>
          <w:sz w:val="24"/>
          <w:szCs w:val="24"/>
          <w:highlight w:val="cyan"/>
        </w:rPr>
        <w:t xml:space="preserve"> = </w:t>
      </w:r>
      <w:proofErr w:type="gramStart"/>
      <w:r>
        <w:rPr>
          <w:sz w:val="24"/>
          <w:szCs w:val="24"/>
          <w:highlight w:val="cyan"/>
        </w:rPr>
        <w:t>RELATED(</w:t>
      </w:r>
      <w:proofErr w:type="gramEnd"/>
      <w:r>
        <w:rPr>
          <w:sz w:val="24"/>
          <w:szCs w:val="24"/>
          <w:highlight w:val="cyan"/>
        </w:rPr>
        <w:t>Customers[Customer Age])</w:t>
      </w:r>
    </w:p>
    <w:p w:rsidR="0049751D" w:rsidRDefault="005D49F3">
      <w:pPr>
        <w:pStyle w:val="ListParagraph"/>
        <w:widowControl w:val="0"/>
        <w:numPr>
          <w:ilvl w:val="0"/>
          <w:numId w:val="3"/>
        </w:numPr>
        <w:spacing w:before="200"/>
        <w:rPr>
          <w:sz w:val="24"/>
          <w:szCs w:val="24"/>
          <w:lang w:val="en-IN"/>
        </w:rPr>
      </w:pPr>
      <w:r>
        <w:rPr>
          <w:sz w:val="24"/>
          <w:szCs w:val="24"/>
        </w:rPr>
        <w:t>After pressing Enter,</w:t>
      </w:r>
      <w:r>
        <w:rPr>
          <w:lang w:val="en-IN"/>
        </w:rPr>
        <w:t xml:space="preserve"> </w:t>
      </w:r>
      <w:r>
        <w:rPr>
          <w:sz w:val="24"/>
          <w:szCs w:val="24"/>
          <w:lang w:val="en-IN"/>
        </w:rPr>
        <w:t xml:space="preserve">a new column </w:t>
      </w:r>
      <w:proofErr w:type="spellStart"/>
      <w:r>
        <w:rPr>
          <w:sz w:val="24"/>
          <w:szCs w:val="24"/>
          <w:lang w:val="en-IN"/>
        </w:rPr>
        <w:t>CustomerAge</w:t>
      </w:r>
      <w:proofErr w:type="spellEnd"/>
      <w:r>
        <w:rPr>
          <w:sz w:val="24"/>
          <w:szCs w:val="24"/>
          <w:lang w:val="en-IN"/>
        </w:rPr>
        <w:t xml:space="preserve"> appeared in the Order Table.</w:t>
      </w: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In </w:t>
      </w:r>
      <w:proofErr w:type="spellStart"/>
      <w:r>
        <w:rPr>
          <w:color w:val="1F497D" w:themeColor="text2"/>
          <w:sz w:val="24"/>
          <w:szCs w:val="24"/>
        </w:rPr>
        <w:t>analyzing</w:t>
      </w:r>
      <w:proofErr w:type="spellEnd"/>
      <w:r>
        <w:rPr>
          <w:color w:val="1F497D" w:themeColor="text2"/>
          <w:sz w:val="24"/>
          <w:szCs w:val="24"/>
        </w:rPr>
        <w:t xml:space="preserve"> the dataset with Power BI, ensure data cleaning to address </w:t>
      </w:r>
      <w:r>
        <w:rPr>
          <w:color w:val="1F497D" w:themeColor="text2"/>
          <w:sz w:val="24"/>
          <w:szCs w:val="24"/>
        </w:rPr>
        <w:t>inconsistencies and missing values before further analysis.</w:t>
      </w:r>
    </w:p>
    <w:p w:rsidR="0049751D" w:rsidRDefault="005D49F3">
      <w:pPr>
        <w:widowControl w:val="0"/>
        <w:spacing w:before="200" w:line="240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 Power BI, we use Power Query Editor to:</w:t>
      </w:r>
    </w:p>
    <w:p w:rsidR="0049751D" w:rsidRDefault="005D49F3">
      <w:pPr>
        <w:pStyle w:val="ListParagraph"/>
        <w:widowControl w:val="0"/>
        <w:numPr>
          <w:ilvl w:val="0"/>
          <w:numId w:val="3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Removing duplicates.</w:t>
      </w:r>
    </w:p>
    <w:p w:rsidR="0049751D" w:rsidRDefault="005D49F3">
      <w:pPr>
        <w:pStyle w:val="ListParagraph"/>
        <w:widowControl w:val="0"/>
        <w:numPr>
          <w:ilvl w:val="0"/>
          <w:numId w:val="3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Handling blank rows by removing it.</w:t>
      </w:r>
    </w:p>
    <w:p w:rsidR="0049751D" w:rsidRDefault="005D49F3">
      <w:pPr>
        <w:pStyle w:val="ListParagraph"/>
        <w:widowControl w:val="0"/>
        <w:numPr>
          <w:ilvl w:val="0"/>
          <w:numId w:val="3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Ensuring data types are correct.</w:t>
      </w:r>
    </w:p>
    <w:p w:rsidR="0049751D" w:rsidRDefault="005D49F3">
      <w:pPr>
        <w:pStyle w:val="ListParagraph"/>
        <w:widowControl w:val="0"/>
        <w:numPr>
          <w:ilvl w:val="0"/>
          <w:numId w:val="3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Removing extra blank columns.</w:t>
      </w: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sz w:val="24"/>
          <w:szCs w:val="24"/>
        </w:rPr>
      </w:pPr>
      <w:r>
        <w:rPr>
          <w:color w:val="1F497D" w:themeColor="text2"/>
          <w:sz w:val="24"/>
          <w:szCs w:val="24"/>
        </w:rPr>
        <w:t>How can we calculate the total re</w:t>
      </w:r>
      <w:r>
        <w:rPr>
          <w:color w:val="1F497D" w:themeColor="text2"/>
          <w:sz w:val="24"/>
          <w:szCs w:val="24"/>
        </w:rPr>
        <w:t>venue generated by all the sales?</w:t>
      </w:r>
    </w:p>
    <w:p w:rsidR="0049751D" w:rsidRDefault="005D49F3">
      <w:pPr>
        <w:widowControl w:val="0"/>
        <w:spacing w:before="200" w:line="240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 have created a Measure for Total Revenue by following steps:</w:t>
      </w:r>
    </w:p>
    <w:p w:rsidR="0049751D" w:rsidRDefault="005D49F3">
      <w:pPr>
        <w:widowControl w:val="0"/>
        <w:numPr>
          <w:ilvl w:val="0"/>
          <w:numId w:val="4"/>
        </w:numPr>
        <w:spacing w:before="200" w:line="240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Data View</w:t>
      </w:r>
      <w:r>
        <w:rPr>
          <w:sz w:val="24"/>
          <w:szCs w:val="24"/>
          <w:lang w:val="en-IN"/>
        </w:rPr>
        <w:t xml:space="preserve"> or </w:t>
      </w:r>
      <w:r>
        <w:rPr>
          <w:b/>
          <w:bCs/>
          <w:sz w:val="24"/>
          <w:szCs w:val="24"/>
          <w:lang w:val="en-IN"/>
        </w:rPr>
        <w:t>Model View</w:t>
      </w:r>
      <w:r>
        <w:rPr>
          <w:sz w:val="24"/>
          <w:szCs w:val="24"/>
          <w:lang w:val="en-IN"/>
        </w:rPr>
        <w:t>.</w:t>
      </w:r>
    </w:p>
    <w:p w:rsidR="0049751D" w:rsidRDefault="005D49F3">
      <w:pPr>
        <w:widowControl w:val="0"/>
        <w:numPr>
          <w:ilvl w:val="0"/>
          <w:numId w:val="4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Clicked on the Order Table.</w:t>
      </w:r>
    </w:p>
    <w:p w:rsidR="0049751D" w:rsidRDefault="005D49F3">
      <w:pPr>
        <w:widowControl w:val="0"/>
        <w:numPr>
          <w:ilvl w:val="0"/>
          <w:numId w:val="4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 the ribbon, clicked on </w:t>
      </w:r>
      <w:r>
        <w:rPr>
          <w:b/>
          <w:bCs/>
          <w:sz w:val="24"/>
          <w:szCs w:val="24"/>
          <w:lang w:val="en-IN"/>
        </w:rPr>
        <w:t>New Measure</w:t>
      </w:r>
      <w:r>
        <w:rPr>
          <w:sz w:val="24"/>
          <w:szCs w:val="24"/>
          <w:lang w:val="en-IN"/>
        </w:rPr>
        <w:t xml:space="preserve"> and entered the following DAX formula:</w:t>
      </w:r>
    </w:p>
    <w:p w:rsidR="0049751D" w:rsidRDefault="005D49F3">
      <w:pPr>
        <w:widowControl w:val="0"/>
        <w:spacing w:before="200" w:line="240" w:lineRule="auto"/>
        <w:ind w:left="720"/>
        <w:rPr>
          <w:b/>
          <w:bCs/>
          <w:sz w:val="24"/>
          <w:szCs w:val="24"/>
          <w:highlight w:val="cyan"/>
          <w:lang w:val="en-IN"/>
        </w:rPr>
      </w:pPr>
      <w:proofErr w:type="spellStart"/>
      <w:r>
        <w:rPr>
          <w:b/>
          <w:bCs/>
          <w:sz w:val="24"/>
          <w:szCs w:val="24"/>
          <w:highlight w:val="cyan"/>
          <w:lang w:val="en-IN"/>
        </w:rPr>
        <w:t>TotalRevenue</w:t>
      </w:r>
      <w:proofErr w:type="spellEnd"/>
      <w:r>
        <w:rPr>
          <w:b/>
          <w:bCs/>
          <w:sz w:val="24"/>
          <w:szCs w:val="24"/>
          <w:highlight w:val="cyan"/>
          <w:lang w:val="en-IN"/>
        </w:rPr>
        <w:t xml:space="preserve"> = </w:t>
      </w:r>
      <w:proofErr w:type="gramStart"/>
      <w:r>
        <w:rPr>
          <w:b/>
          <w:bCs/>
          <w:sz w:val="24"/>
          <w:szCs w:val="24"/>
          <w:highlight w:val="cyan"/>
          <w:lang w:val="en-IN"/>
        </w:rPr>
        <w:t>SUM(</w:t>
      </w:r>
      <w:proofErr w:type="gramEnd"/>
      <w:r>
        <w:rPr>
          <w:b/>
          <w:bCs/>
          <w:sz w:val="24"/>
          <w:szCs w:val="24"/>
          <w:highlight w:val="cyan"/>
          <w:lang w:val="en-IN"/>
        </w:rPr>
        <w:t>Orders[Sale Price])</w:t>
      </w:r>
    </w:p>
    <w:p w:rsidR="0049751D" w:rsidRDefault="005D49F3">
      <w:pPr>
        <w:widowControl w:val="0"/>
        <w:spacing w:before="200" w:line="240" w:lineRule="auto"/>
        <w:ind w:left="720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>
            <wp:extent cx="3688080" cy="335280"/>
            <wp:effectExtent l="0" t="0" r="7620" b="7620"/>
            <wp:docPr id="1246354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451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40" w:lineRule="auto"/>
        <w:ind w:left="720"/>
        <w:rPr>
          <w:b/>
          <w:bCs/>
          <w:sz w:val="24"/>
          <w:szCs w:val="24"/>
          <w:lang w:val="en-IN"/>
        </w:rPr>
      </w:pP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lastRenderedPageBreak/>
        <w:t>What is the total number of unique customers who made purchases each year? Is there any increase in the number over the years?</w:t>
      </w:r>
    </w:p>
    <w:p w:rsidR="0049751D" w:rsidRDefault="005D49F3">
      <w:pPr>
        <w:widowControl w:val="0"/>
        <w:spacing w:before="200" w:line="240" w:lineRule="auto"/>
        <w:rPr>
          <w:b/>
          <w:bCs/>
          <w:color w:val="C0504D" w:themeColor="accent2"/>
          <w:sz w:val="24"/>
          <w:szCs w:val="24"/>
          <w:u w:val="single"/>
        </w:rPr>
      </w:pPr>
      <w:r>
        <w:rPr>
          <w:b/>
          <w:bCs/>
          <w:color w:val="C0504D" w:themeColor="accent2"/>
          <w:sz w:val="24"/>
          <w:szCs w:val="24"/>
          <w:u w:val="single"/>
        </w:rPr>
        <w:t xml:space="preserve"> Extract the Year from Order Date</w:t>
      </w:r>
    </w:p>
    <w:p w:rsidR="0049751D" w:rsidRDefault="005D49F3">
      <w:pPr>
        <w:pStyle w:val="ListParagraph"/>
        <w:widowControl w:val="0"/>
        <w:numPr>
          <w:ilvl w:val="2"/>
          <w:numId w:val="5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Transform Data &gt;</w:t>
      </w:r>
      <w:r>
        <w:t xml:space="preserve"> </w:t>
      </w:r>
      <w:r>
        <w:rPr>
          <w:sz w:val="24"/>
          <w:szCs w:val="24"/>
        </w:rPr>
        <w:t>Order Date &gt;</w:t>
      </w:r>
      <w:r>
        <w:t xml:space="preserve"> </w:t>
      </w:r>
      <w:r>
        <w:rPr>
          <w:sz w:val="24"/>
          <w:szCs w:val="24"/>
        </w:rPr>
        <w:t>Add Column &gt; Date &gt; Year</w:t>
      </w:r>
    </w:p>
    <w:p w:rsidR="0049751D" w:rsidRDefault="005D49F3">
      <w:pPr>
        <w:pStyle w:val="ListParagraph"/>
        <w:widowControl w:val="0"/>
        <w:numPr>
          <w:ilvl w:val="2"/>
          <w:numId w:val="5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This step has</w:t>
      </w:r>
      <w:r>
        <w:rPr>
          <w:sz w:val="24"/>
          <w:szCs w:val="24"/>
        </w:rPr>
        <w:t xml:space="preserve"> created a new column name Year representing the year of the order.</w:t>
      </w:r>
    </w:p>
    <w:p w:rsidR="0049751D" w:rsidRDefault="005D49F3">
      <w:pPr>
        <w:widowControl w:val="0"/>
        <w:spacing w:before="200" w:line="240" w:lineRule="auto"/>
        <w:rPr>
          <w:color w:val="C0504D" w:themeColor="accent2"/>
          <w:sz w:val="24"/>
          <w:szCs w:val="24"/>
        </w:rPr>
      </w:pPr>
      <w:r>
        <w:rPr>
          <w:b/>
          <w:bCs/>
          <w:color w:val="C0504D" w:themeColor="accent2"/>
          <w:sz w:val="24"/>
          <w:szCs w:val="24"/>
          <w:u w:val="single"/>
        </w:rPr>
        <w:t xml:space="preserve">Create a Measure for Unique Customers </w:t>
      </w:r>
      <w:proofErr w:type="gramStart"/>
      <w:r>
        <w:rPr>
          <w:b/>
          <w:bCs/>
          <w:color w:val="C0504D" w:themeColor="accent2"/>
          <w:sz w:val="24"/>
          <w:szCs w:val="24"/>
          <w:u w:val="single"/>
        </w:rPr>
        <w:t>Per</w:t>
      </w:r>
      <w:proofErr w:type="gramEnd"/>
      <w:r>
        <w:rPr>
          <w:b/>
          <w:bCs/>
          <w:color w:val="C0504D" w:themeColor="accent2"/>
          <w:sz w:val="24"/>
          <w:szCs w:val="24"/>
          <w:u w:val="single"/>
        </w:rPr>
        <w:t xml:space="preserve"> Year</w:t>
      </w:r>
    </w:p>
    <w:p w:rsidR="0049751D" w:rsidRDefault="005D49F3">
      <w:pPr>
        <w:pStyle w:val="ListParagraph"/>
        <w:widowControl w:val="0"/>
        <w:numPr>
          <w:ilvl w:val="1"/>
          <w:numId w:val="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Data View &gt; Order Table &gt; New Measure</w:t>
      </w:r>
    </w:p>
    <w:p w:rsidR="0049751D" w:rsidRDefault="005D49F3">
      <w:pPr>
        <w:pStyle w:val="ListParagraph"/>
        <w:widowControl w:val="0"/>
        <w:numPr>
          <w:ilvl w:val="1"/>
          <w:numId w:val="6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Entered the DAX formula: </w:t>
      </w:r>
    </w:p>
    <w:p w:rsidR="0049751D" w:rsidRDefault="005D49F3">
      <w:pPr>
        <w:pStyle w:val="ListParagraph"/>
        <w:widowControl w:val="0"/>
        <w:spacing w:before="200" w:line="240" w:lineRule="auto"/>
        <w:ind w:left="1440"/>
        <w:rPr>
          <w:sz w:val="24"/>
          <w:szCs w:val="24"/>
          <w:highlight w:val="cyan"/>
          <w:lang w:val="en-IN"/>
        </w:rPr>
      </w:pPr>
      <w:proofErr w:type="spellStart"/>
      <w:r>
        <w:rPr>
          <w:sz w:val="24"/>
          <w:szCs w:val="24"/>
          <w:highlight w:val="cyan"/>
          <w:lang w:val="en-IN"/>
        </w:rPr>
        <w:t>UniqueCustomersPerYear</w:t>
      </w:r>
      <w:proofErr w:type="spellEnd"/>
      <w:r>
        <w:rPr>
          <w:sz w:val="24"/>
          <w:szCs w:val="24"/>
          <w:highlight w:val="cyan"/>
          <w:lang w:val="en-IN"/>
        </w:rPr>
        <w:t xml:space="preserve"> = </w:t>
      </w:r>
      <w:proofErr w:type="gramStart"/>
      <w:r>
        <w:rPr>
          <w:sz w:val="24"/>
          <w:szCs w:val="24"/>
          <w:highlight w:val="cyan"/>
          <w:lang w:val="en-IN"/>
        </w:rPr>
        <w:t>DISTINCTCOUNT(</w:t>
      </w:r>
      <w:proofErr w:type="gramEnd"/>
      <w:r>
        <w:rPr>
          <w:sz w:val="24"/>
          <w:szCs w:val="24"/>
          <w:highlight w:val="cyan"/>
          <w:lang w:val="en-IN"/>
        </w:rPr>
        <w:t>Orders[</w:t>
      </w:r>
      <w:proofErr w:type="spellStart"/>
      <w:r>
        <w:rPr>
          <w:sz w:val="24"/>
          <w:szCs w:val="24"/>
          <w:highlight w:val="cyan"/>
          <w:lang w:val="en-IN"/>
        </w:rPr>
        <w:t>CustomerID</w:t>
      </w:r>
      <w:proofErr w:type="spellEnd"/>
      <w:r>
        <w:rPr>
          <w:sz w:val="24"/>
          <w:szCs w:val="24"/>
          <w:highlight w:val="cyan"/>
          <w:lang w:val="en-IN"/>
        </w:rPr>
        <w:t>])</w:t>
      </w:r>
    </w:p>
    <w:p w:rsidR="0049751D" w:rsidRDefault="005D49F3">
      <w:pPr>
        <w:widowControl w:val="0"/>
        <w:spacing w:before="200" w:line="240" w:lineRule="auto"/>
        <w:rPr>
          <w:b/>
          <w:bCs/>
          <w:color w:val="C0504D" w:themeColor="accent2"/>
          <w:sz w:val="24"/>
          <w:szCs w:val="24"/>
          <w:u w:val="single"/>
        </w:rPr>
      </w:pPr>
      <w:r>
        <w:rPr>
          <w:b/>
          <w:bCs/>
          <w:color w:val="C0504D" w:themeColor="accent2"/>
          <w:sz w:val="24"/>
          <w:szCs w:val="24"/>
          <w:u w:val="single"/>
        </w:rPr>
        <w:t>Visualization</w:t>
      </w:r>
    </w:p>
    <w:p w:rsidR="0049751D" w:rsidRDefault="005D49F3">
      <w:pPr>
        <w:widowControl w:val="0"/>
        <w:spacing w:before="200" w:line="240" w:lineRule="auto"/>
        <w:rPr>
          <w:b/>
          <w:bCs/>
          <w:color w:val="C0504D" w:themeColor="accent2"/>
          <w:sz w:val="24"/>
          <w:szCs w:val="24"/>
          <w:u w:val="single"/>
          <w:lang w:val="en-IN"/>
        </w:rPr>
      </w:pPr>
      <w:r>
        <w:rPr>
          <w:b/>
          <w:bCs/>
          <w:noProof/>
          <w:color w:val="C0504D" w:themeColor="accent2"/>
          <w:sz w:val="24"/>
          <w:szCs w:val="24"/>
          <w:u w:val="single"/>
          <w:lang w:val="en-IN"/>
        </w:rPr>
        <w:drawing>
          <wp:inline distT="0" distB="0" distL="0" distR="0">
            <wp:extent cx="3754120" cy="2181860"/>
            <wp:effectExtent l="0" t="0" r="0" b="8890"/>
            <wp:docPr id="496627796" name="Picture 17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7796" name="Picture 17" descr="A graph with number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99" r="4095" b="899"/>
                    <a:stretch>
                      <a:fillRect/>
                    </a:stretch>
                  </pic:blipFill>
                  <pic:spPr>
                    <a:xfrm>
                      <a:off x="0" y="0"/>
                      <a:ext cx="3822844" cy="222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40" w:lineRule="auto"/>
        <w:rPr>
          <w:b/>
          <w:bCs/>
          <w:color w:val="C0504D" w:themeColor="accent2"/>
          <w:sz w:val="24"/>
          <w:szCs w:val="24"/>
          <w:u w:val="single"/>
        </w:rPr>
      </w:pPr>
      <w:r>
        <w:rPr>
          <w:b/>
          <w:bCs/>
          <w:color w:val="C0504D" w:themeColor="accent2"/>
          <w:sz w:val="24"/>
          <w:szCs w:val="24"/>
          <w:u w:val="single"/>
        </w:rPr>
        <w:t>Ob</w:t>
      </w:r>
      <w:r>
        <w:rPr>
          <w:b/>
          <w:bCs/>
          <w:color w:val="C0504D" w:themeColor="accent2"/>
          <w:sz w:val="24"/>
          <w:szCs w:val="24"/>
          <w:u w:val="single"/>
        </w:rPr>
        <w:t>servation</w:t>
      </w:r>
    </w:p>
    <w:p w:rsidR="0049751D" w:rsidRDefault="005D49F3">
      <w:pPr>
        <w:pStyle w:val="ListParagraph"/>
        <w:widowControl w:val="0"/>
        <w:numPr>
          <w:ilvl w:val="0"/>
          <w:numId w:val="7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unique customer count shows a steady increase from 2019 to 2020, suggesting effective marketing strategies or an expanding product range that attracts new customers.</w:t>
      </w:r>
    </w:p>
    <w:p w:rsidR="0049751D" w:rsidRDefault="005D49F3">
      <w:pPr>
        <w:pStyle w:val="ListParagraph"/>
        <w:widowControl w:val="0"/>
        <w:numPr>
          <w:ilvl w:val="0"/>
          <w:numId w:val="7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A slight decline in customer count from 2017 to 2018 may indicate potential </w:t>
      </w:r>
      <w:r>
        <w:rPr>
          <w:sz w:val="24"/>
          <w:szCs w:val="24"/>
          <w:lang w:val="en-IN"/>
        </w:rPr>
        <w:t>issues such as product availability, pricing changes, or increased competition.</w:t>
      </w: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How can we determine the total number of unique products available in the company?</w:t>
      </w:r>
    </w:p>
    <w:p w:rsidR="0049751D" w:rsidRDefault="005D49F3">
      <w:pPr>
        <w:pStyle w:val="ListParagraph"/>
        <w:widowControl w:val="0"/>
        <w:numPr>
          <w:ilvl w:val="1"/>
          <w:numId w:val="8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Data View &gt; Order Table &gt; New Measure</w:t>
      </w:r>
    </w:p>
    <w:p w:rsidR="0049751D" w:rsidRDefault="005D49F3">
      <w:pPr>
        <w:pStyle w:val="ListParagraph"/>
        <w:widowControl w:val="0"/>
        <w:numPr>
          <w:ilvl w:val="1"/>
          <w:numId w:val="8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Entered the DAX formula: </w:t>
      </w:r>
    </w:p>
    <w:p w:rsidR="0049751D" w:rsidRDefault="005D49F3">
      <w:pPr>
        <w:pStyle w:val="ListParagraph"/>
        <w:widowControl w:val="0"/>
        <w:spacing w:before="200" w:line="24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  <w:highlight w:val="yellow"/>
        </w:rPr>
        <w:t>UniqueProducts</w:t>
      </w:r>
      <w:proofErr w:type="spellEnd"/>
      <w:r>
        <w:rPr>
          <w:sz w:val="24"/>
          <w:szCs w:val="24"/>
          <w:highlight w:val="yellow"/>
        </w:rPr>
        <w:t xml:space="preserve"> = </w:t>
      </w:r>
      <w:proofErr w:type="gramStart"/>
      <w:r>
        <w:rPr>
          <w:sz w:val="24"/>
          <w:szCs w:val="24"/>
          <w:highlight w:val="yellow"/>
        </w:rPr>
        <w:t>DISTINCTCOUNT(</w:t>
      </w:r>
      <w:proofErr w:type="gramEnd"/>
      <w:r>
        <w:rPr>
          <w:sz w:val="24"/>
          <w:szCs w:val="24"/>
          <w:highlight w:val="yellow"/>
        </w:rPr>
        <w:t>Orders[Product])</w:t>
      </w:r>
    </w:p>
    <w:p w:rsidR="0049751D" w:rsidRDefault="0049751D">
      <w:pPr>
        <w:pStyle w:val="ListParagraph"/>
        <w:widowControl w:val="0"/>
        <w:spacing w:before="200" w:line="240" w:lineRule="auto"/>
        <w:ind w:left="1440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spacing w:before="200"/>
        <w:ind w:left="144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3566795" cy="1076960"/>
            <wp:effectExtent l="0" t="0" r="0" b="8890"/>
            <wp:docPr id="1229000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08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217" cy="108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lastRenderedPageBreak/>
        <w:t xml:space="preserve">What is the average number of days it takes for products to be delivered, get the metric for only the delivered </w:t>
      </w:r>
      <w:proofErr w:type="gramStart"/>
      <w:r>
        <w:rPr>
          <w:color w:val="1F497D" w:themeColor="text2"/>
          <w:sz w:val="24"/>
          <w:szCs w:val="24"/>
        </w:rPr>
        <w:t>orders.</w:t>
      </w:r>
      <w:proofErr w:type="gramEnd"/>
      <w:r>
        <w:rPr>
          <w:color w:val="1F497D" w:themeColor="text2"/>
          <w:sz w:val="24"/>
          <w:szCs w:val="24"/>
        </w:rPr>
        <w:t xml:space="preserve"> </w:t>
      </w:r>
    </w:p>
    <w:p w:rsidR="0049751D" w:rsidRDefault="005D49F3">
      <w:pPr>
        <w:widowControl w:val="0"/>
        <w:spacing w:before="200" w:line="240" w:lineRule="auto"/>
        <w:ind w:left="720"/>
        <w:rPr>
          <w:b/>
          <w:bCs/>
          <w:color w:val="C00000"/>
          <w:sz w:val="24"/>
          <w:szCs w:val="24"/>
          <w:u w:val="single"/>
        </w:rPr>
      </w:pPr>
      <w:r>
        <w:rPr>
          <w:b/>
          <w:bCs/>
          <w:color w:val="C00000"/>
          <w:sz w:val="24"/>
          <w:szCs w:val="24"/>
          <w:u w:val="single"/>
        </w:rPr>
        <w:t>Created a New Column for Delivery Duration</w:t>
      </w:r>
    </w:p>
    <w:p w:rsidR="0049751D" w:rsidRDefault="005D49F3">
      <w:pPr>
        <w:pStyle w:val="ListParagraph"/>
        <w:widowControl w:val="0"/>
        <w:numPr>
          <w:ilvl w:val="0"/>
          <w:numId w:val="9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Data View &gt; Select Orders Table &gt; New Column</w:t>
      </w:r>
    </w:p>
    <w:p w:rsidR="0049751D" w:rsidRDefault="005D49F3">
      <w:pPr>
        <w:pStyle w:val="ListParagraph"/>
        <w:widowControl w:val="0"/>
        <w:numPr>
          <w:ilvl w:val="0"/>
          <w:numId w:val="9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Enter the DAX</w:t>
      </w:r>
      <w:r>
        <w:rPr>
          <w:sz w:val="24"/>
          <w:szCs w:val="24"/>
        </w:rPr>
        <w:t xml:space="preserve"> formula:</w:t>
      </w:r>
      <w:r>
        <w:t xml:space="preserve"> </w:t>
      </w:r>
    </w:p>
    <w:p w:rsidR="0049751D" w:rsidRDefault="005D49F3">
      <w:pPr>
        <w:pStyle w:val="ListParagraph"/>
        <w:widowControl w:val="0"/>
        <w:spacing w:before="200" w:line="24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DeliveryDuration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DATEDIFF(</w:t>
      </w:r>
      <w:proofErr w:type="gramEnd"/>
      <w:r>
        <w:rPr>
          <w:sz w:val="24"/>
          <w:szCs w:val="24"/>
        </w:rPr>
        <w:t>Orders[</w:t>
      </w:r>
      <w:proofErr w:type="spellStart"/>
      <w:r>
        <w:rPr>
          <w:sz w:val="24"/>
          <w:szCs w:val="24"/>
        </w:rPr>
        <w:t>OrderDate</w:t>
      </w:r>
      <w:proofErr w:type="spellEnd"/>
      <w:r>
        <w:rPr>
          <w:sz w:val="24"/>
          <w:szCs w:val="24"/>
        </w:rPr>
        <w:t>], Orders[Delivery Date], DAY)</w:t>
      </w:r>
    </w:p>
    <w:p w:rsidR="0049751D" w:rsidRDefault="005D49F3">
      <w:pPr>
        <w:pStyle w:val="ListParagraph"/>
        <w:widowControl w:val="0"/>
        <w:numPr>
          <w:ilvl w:val="0"/>
          <w:numId w:val="9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formula calculates the number of days between the </w:t>
      </w:r>
      <w:proofErr w:type="spellStart"/>
      <w:r>
        <w:rPr>
          <w:sz w:val="24"/>
          <w:szCs w:val="24"/>
        </w:rPr>
        <w:t>OrderDate</w:t>
      </w:r>
      <w:proofErr w:type="spellEnd"/>
      <w:r>
        <w:rPr>
          <w:sz w:val="24"/>
          <w:szCs w:val="24"/>
        </w:rPr>
        <w:t xml:space="preserve"> and Delivery Date.</w:t>
      </w:r>
    </w:p>
    <w:p w:rsidR="0049751D" w:rsidRDefault="005D49F3">
      <w:pPr>
        <w:widowControl w:val="0"/>
        <w:spacing w:before="200" w:line="240" w:lineRule="auto"/>
        <w:ind w:left="720"/>
        <w:rPr>
          <w:b/>
          <w:bCs/>
          <w:color w:val="C00000"/>
          <w:sz w:val="24"/>
          <w:szCs w:val="24"/>
          <w:u w:val="single"/>
        </w:rPr>
      </w:pPr>
      <w:r>
        <w:rPr>
          <w:b/>
          <w:bCs/>
          <w:color w:val="C00000"/>
          <w:sz w:val="24"/>
          <w:szCs w:val="24"/>
          <w:u w:val="single"/>
        </w:rPr>
        <w:t>Filter for Delivered Orders</w:t>
      </w:r>
    </w:p>
    <w:p w:rsidR="0049751D" w:rsidRDefault="005D49F3">
      <w:pPr>
        <w:pStyle w:val="ListParagraph"/>
        <w:widowControl w:val="0"/>
        <w:numPr>
          <w:ilvl w:val="0"/>
          <w:numId w:val="10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New Measure </w:t>
      </w:r>
    </w:p>
    <w:p w:rsidR="0049751D" w:rsidRDefault="005D49F3">
      <w:pPr>
        <w:pStyle w:val="ListParagraph"/>
        <w:widowControl w:val="0"/>
        <w:numPr>
          <w:ilvl w:val="0"/>
          <w:numId w:val="10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Enter this formula: </w:t>
      </w:r>
      <w:proofErr w:type="spellStart"/>
      <w:r>
        <w:rPr>
          <w:sz w:val="24"/>
          <w:szCs w:val="24"/>
        </w:rPr>
        <w:t>AvgDeliveryDays</w:t>
      </w:r>
      <w:r>
        <w:rPr>
          <w:rFonts w:eastAsia="Times New Roman"/>
          <w:color w:val="000000"/>
          <w:sz w:val="24"/>
          <w:szCs w:val="24"/>
          <w:lang w:val="en-IN"/>
        </w:rPr>
        <w:t>ForDeliver</w:t>
      </w:r>
      <w:r>
        <w:rPr>
          <w:rFonts w:eastAsia="Times New Roman"/>
          <w:color w:val="000000"/>
          <w:sz w:val="24"/>
          <w:szCs w:val="24"/>
          <w:lang w:val="en-IN"/>
        </w:rPr>
        <w:t>edOrders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  <w:lang w:val="en-IN"/>
        </w:rPr>
        <w:t>=</w:t>
      </w:r>
      <w:r>
        <w:rPr>
          <w:sz w:val="24"/>
          <w:szCs w:val="24"/>
        </w:rPr>
        <w:t>CALCULATE(AVERAGE(Orders[</w:t>
      </w:r>
      <w:proofErr w:type="spellStart"/>
      <w:r>
        <w:rPr>
          <w:sz w:val="24"/>
          <w:szCs w:val="24"/>
        </w:rPr>
        <w:t>DeliveryDuration</w:t>
      </w:r>
      <w:proofErr w:type="spellEnd"/>
      <w:r>
        <w:rPr>
          <w:sz w:val="24"/>
          <w:szCs w:val="24"/>
        </w:rPr>
        <w:t>]),Orders[Status] = "Delivered")</w:t>
      </w:r>
    </w:p>
    <w:p w:rsidR="0049751D" w:rsidRDefault="005D49F3">
      <w:pPr>
        <w:pStyle w:val="ListParagraph"/>
        <w:numPr>
          <w:ilvl w:val="0"/>
          <w:numId w:val="10"/>
        </w:numPr>
        <w:shd w:val="clear" w:color="auto" w:fill="FFFFFF"/>
        <w:spacing w:line="270" w:lineRule="atLeast"/>
        <w:rPr>
          <w:sz w:val="24"/>
          <w:szCs w:val="24"/>
        </w:rPr>
      </w:pPr>
      <w:r>
        <w:rPr>
          <w:sz w:val="24"/>
          <w:szCs w:val="24"/>
        </w:rPr>
        <w:t>This measure calculates the average delivery duration for orders where the status is "Delivered."</w:t>
      </w:r>
    </w:p>
    <w:p w:rsidR="0049751D" w:rsidRDefault="005D49F3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733415" cy="953135"/>
            <wp:effectExtent l="0" t="0" r="635" b="0"/>
            <wp:docPr id="171914542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542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Which products, categories, and subcategories are the most popular? </w:t>
      </w:r>
    </w:p>
    <w:p w:rsidR="0049751D" w:rsidRDefault="005D49F3">
      <w:pPr>
        <w:widowControl w:val="0"/>
        <w:spacing w:before="200" w:line="240" w:lineRule="auto"/>
        <w:rPr>
          <w:b/>
          <w:bCs/>
          <w:color w:val="C00000"/>
          <w:sz w:val="24"/>
          <w:szCs w:val="24"/>
          <w:u w:val="single"/>
        </w:rPr>
      </w:pPr>
      <w:r>
        <w:rPr>
          <w:color w:val="C00000"/>
          <w:sz w:val="24"/>
          <w:szCs w:val="24"/>
        </w:rPr>
        <w:t xml:space="preserve">           </w:t>
      </w:r>
      <w:r>
        <w:rPr>
          <w:color w:val="C00000"/>
          <w:sz w:val="24"/>
          <w:szCs w:val="24"/>
          <w:u w:val="single"/>
        </w:rPr>
        <w:t xml:space="preserve">Popularity by Order Quantity: </w:t>
      </w:r>
    </w:p>
    <w:p w:rsidR="0049751D" w:rsidRDefault="005D49F3">
      <w:pPr>
        <w:pStyle w:val="ListParagraph"/>
        <w:widowControl w:val="0"/>
        <w:numPr>
          <w:ilvl w:val="0"/>
          <w:numId w:val="11"/>
        </w:numPr>
        <w:spacing w:before="2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Modeling</w:t>
      </w:r>
      <w:proofErr w:type="spellEnd"/>
      <w:r>
        <w:rPr>
          <w:sz w:val="24"/>
          <w:szCs w:val="24"/>
        </w:rPr>
        <w:t xml:space="preserve"> &gt; New Measure</w:t>
      </w:r>
    </w:p>
    <w:p w:rsidR="0049751D" w:rsidRDefault="005D49F3">
      <w:pPr>
        <w:pStyle w:val="ListParagraph"/>
        <w:widowControl w:val="0"/>
        <w:numPr>
          <w:ilvl w:val="0"/>
          <w:numId w:val="11"/>
        </w:numPr>
        <w:spacing w:before="2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TotalOrderQuantity</w:t>
      </w:r>
      <w:proofErr w:type="spellEnd"/>
      <w:r>
        <w:rPr>
          <w:sz w:val="24"/>
          <w:szCs w:val="24"/>
        </w:rPr>
        <w:t xml:space="preserve"> = SUM(Orders[Order Quantity])</w:t>
      </w:r>
    </w:p>
    <w:p w:rsidR="0049751D" w:rsidRDefault="005D49F3">
      <w:pPr>
        <w:widowControl w:val="0"/>
        <w:spacing w:before="200" w:line="240" w:lineRule="auto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 xml:space="preserve">          </w:t>
      </w:r>
      <w:r>
        <w:rPr>
          <w:color w:val="C00000"/>
          <w:sz w:val="24"/>
          <w:szCs w:val="24"/>
          <w:u w:val="single"/>
        </w:rPr>
        <w:t>For Most Popular Products:</w:t>
      </w:r>
    </w:p>
    <w:p w:rsidR="0049751D" w:rsidRDefault="005D49F3">
      <w:pPr>
        <w:pStyle w:val="ListParagraph"/>
        <w:widowControl w:val="0"/>
        <w:numPr>
          <w:ilvl w:val="0"/>
          <w:numId w:val="12"/>
        </w:numPr>
        <w:spacing w:before="2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Add a </w:t>
      </w:r>
      <w:r>
        <w:rPr>
          <w:b/>
          <w:bCs/>
          <w:sz w:val="24"/>
          <w:szCs w:val="24"/>
        </w:rPr>
        <w:t>Table Visual</w:t>
      </w:r>
      <w:r>
        <w:rPr>
          <w:sz w:val="24"/>
          <w:szCs w:val="24"/>
        </w:rPr>
        <w:t xml:space="preserve"> to the canvas </w:t>
      </w:r>
    </w:p>
    <w:p w:rsidR="0049751D" w:rsidRDefault="005D49F3">
      <w:pPr>
        <w:pStyle w:val="ListParagraph"/>
        <w:widowControl w:val="0"/>
        <w:numPr>
          <w:ilvl w:val="0"/>
          <w:numId w:val="12"/>
        </w:numPr>
        <w:spacing w:before="2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Drag the </w:t>
      </w:r>
      <w:r>
        <w:rPr>
          <w:b/>
          <w:bCs/>
          <w:sz w:val="24"/>
          <w:szCs w:val="24"/>
        </w:rPr>
        <w:t>Product</w:t>
      </w:r>
      <w:r>
        <w:rPr>
          <w:sz w:val="24"/>
          <w:szCs w:val="24"/>
        </w:rPr>
        <w:t xml:space="preserve"> column into the table </w:t>
      </w:r>
    </w:p>
    <w:p w:rsidR="0049751D" w:rsidRDefault="005D49F3">
      <w:pPr>
        <w:pStyle w:val="ListParagraph"/>
        <w:widowControl w:val="0"/>
        <w:numPr>
          <w:ilvl w:val="0"/>
          <w:numId w:val="12"/>
        </w:numPr>
        <w:spacing w:before="2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Drag the </w:t>
      </w:r>
      <w:proofErr w:type="spellStart"/>
      <w:r>
        <w:rPr>
          <w:sz w:val="24"/>
          <w:szCs w:val="24"/>
        </w:rPr>
        <w:t>TotalOrderQuantity</w:t>
      </w:r>
      <w:proofErr w:type="spellEnd"/>
      <w:r>
        <w:rPr>
          <w:sz w:val="24"/>
          <w:szCs w:val="24"/>
        </w:rPr>
        <w:t xml:space="preserve"> </w:t>
      </w:r>
    </w:p>
    <w:p w:rsidR="0049751D" w:rsidRDefault="005D49F3">
      <w:pPr>
        <w:pStyle w:val="ListParagraph"/>
        <w:widowControl w:val="0"/>
        <w:numPr>
          <w:ilvl w:val="0"/>
          <w:numId w:val="12"/>
        </w:numPr>
        <w:spacing w:before="2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So</w:t>
      </w:r>
      <w:r>
        <w:rPr>
          <w:sz w:val="24"/>
          <w:szCs w:val="24"/>
        </w:rPr>
        <w:t xml:space="preserve">rt the table by </w:t>
      </w:r>
      <w:proofErr w:type="spellStart"/>
      <w:r>
        <w:rPr>
          <w:sz w:val="24"/>
          <w:szCs w:val="24"/>
        </w:rPr>
        <w:t>TotalOrderQuantity</w:t>
      </w:r>
      <w:proofErr w:type="spellEnd"/>
      <w:r>
        <w:rPr>
          <w:sz w:val="24"/>
          <w:szCs w:val="24"/>
        </w:rPr>
        <w:t xml:space="preserve"> in descending order.</w:t>
      </w:r>
      <w:r>
        <w:rPr>
          <w:noProof/>
          <w:lang w:val="en-IN"/>
        </w:rPr>
        <w:lastRenderedPageBreak/>
        <w:drawing>
          <wp:inline distT="0" distB="0" distL="0" distR="0">
            <wp:extent cx="4391660" cy="2160905"/>
            <wp:effectExtent l="0" t="0" r="8890" b="0"/>
            <wp:docPr id="150241680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1680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"/>
                    <a:stretch>
                      <a:fillRect/>
                    </a:stretch>
                  </pic:blipFill>
                  <pic:spPr>
                    <a:xfrm>
                      <a:off x="0" y="0"/>
                      <a:ext cx="4487952" cy="22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49751D" w:rsidRDefault="005D49F3">
      <w:pPr>
        <w:pStyle w:val="ListParagraph"/>
        <w:widowControl w:val="0"/>
        <w:numPr>
          <w:ilvl w:val="0"/>
          <w:numId w:val="13"/>
        </w:numPr>
        <w:spacing w:before="200" w:line="240" w:lineRule="auto"/>
        <w:rPr>
          <w:color w:val="C00000"/>
          <w:sz w:val="24"/>
          <w:szCs w:val="24"/>
          <w:u w:val="single"/>
        </w:rPr>
      </w:pPr>
      <w:r>
        <w:rPr>
          <w:color w:val="C00000"/>
          <w:sz w:val="24"/>
          <w:szCs w:val="24"/>
          <w:u w:val="single"/>
        </w:rPr>
        <w:t>For Most Popular Categories :</w:t>
      </w:r>
    </w:p>
    <w:p w:rsidR="0049751D" w:rsidRDefault="005D49F3">
      <w:pPr>
        <w:pStyle w:val="ListParagraph"/>
        <w:widowControl w:val="0"/>
        <w:numPr>
          <w:ilvl w:val="0"/>
          <w:numId w:val="14"/>
        </w:numPr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Add a </w:t>
      </w:r>
      <w:r>
        <w:rPr>
          <w:b/>
          <w:bCs/>
          <w:sz w:val="24"/>
          <w:szCs w:val="24"/>
        </w:rPr>
        <w:t>Table Visual</w:t>
      </w:r>
      <w:r>
        <w:rPr>
          <w:sz w:val="24"/>
          <w:szCs w:val="24"/>
        </w:rPr>
        <w:t xml:space="preserve"> to the canvas </w:t>
      </w:r>
    </w:p>
    <w:p w:rsidR="0049751D" w:rsidRDefault="005D49F3">
      <w:pPr>
        <w:pStyle w:val="ListParagraph"/>
        <w:widowControl w:val="0"/>
        <w:numPr>
          <w:ilvl w:val="0"/>
          <w:numId w:val="14"/>
        </w:numPr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Drag the </w:t>
      </w:r>
      <w:r>
        <w:rPr>
          <w:b/>
          <w:bCs/>
          <w:sz w:val="24"/>
          <w:szCs w:val="24"/>
        </w:rPr>
        <w:t>Product Category column into the table</w:t>
      </w:r>
    </w:p>
    <w:p w:rsidR="0049751D" w:rsidRDefault="005D49F3">
      <w:pPr>
        <w:pStyle w:val="ListParagraph"/>
        <w:widowControl w:val="0"/>
        <w:numPr>
          <w:ilvl w:val="0"/>
          <w:numId w:val="14"/>
        </w:numPr>
        <w:spacing w:before="20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Drag Total Order Quantity </w:t>
      </w:r>
    </w:p>
    <w:p w:rsidR="0049751D" w:rsidRDefault="005D49F3">
      <w:pPr>
        <w:pStyle w:val="ListParagraph"/>
        <w:widowControl w:val="0"/>
        <w:numPr>
          <w:ilvl w:val="0"/>
          <w:numId w:val="14"/>
        </w:numPr>
        <w:spacing w:before="2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Sort the table by </w:t>
      </w:r>
      <w:proofErr w:type="spellStart"/>
      <w:r>
        <w:rPr>
          <w:sz w:val="24"/>
          <w:szCs w:val="24"/>
        </w:rPr>
        <w:t>TotalOrderQuantity</w:t>
      </w:r>
      <w:proofErr w:type="spellEnd"/>
      <w:r>
        <w:rPr>
          <w:sz w:val="24"/>
          <w:szCs w:val="24"/>
        </w:rPr>
        <w:t xml:space="preserve"> in descending order.</w:t>
      </w:r>
    </w:p>
    <w:p w:rsidR="0049751D" w:rsidRDefault="0049751D">
      <w:pPr>
        <w:pStyle w:val="ListParagraph"/>
        <w:widowControl w:val="0"/>
        <w:spacing w:before="200" w:line="240" w:lineRule="auto"/>
        <w:ind w:left="1440"/>
        <w:rPr>
          <w:sz w:val="24"/>
          <w:szCs w:val="24"/>
          <w:u w:val="single"/>
        </w:rPr>
      </w:pPr>
    </w:p>
    <w:p w:rsidR="0049751D" w:rsidRDefault="005D49F3">
      <w:pPr>
        <w:pStyle w:val="ListParagraph"/>
        <w:widowControl w:val="0"/>
        <w:spacing w:before="200"/>
        <w:ind w:left="1440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2936875" cy="1329055"/>
            <wp:effectExtent l="0" t="0" r="0" b="4445"/>
            <wp:docPr id="6073748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485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" t="3511" r="10662" b="29098"/>
                    <a:stretch>
                      <a:fillRect/>
                    </a:stretch>
                  </pic:blipFill>
                  <pic:spPr>
                    <a:xfrm>
                      <a:off x="0" y="0"/>
                      <a:ext cx="2939270" cy="13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widowControl w:val="0"/>
        <w:spacing w:before="200" w:line="240" w:lineRule="auto"/>
        <w:rPr>
          <w:b/>
          <w:bCs/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13"/>
        </w:numPr>
        <w:spacing w:before="200" w:line="240" w:lineRule="auto"/>
        <w:rPr>
          <w:color w:val="C00000"/>
          <w:sz w:val="24"/>
          <w:szCs w:val="24"/>
          <w:u w:val="single"/>
        </w:rPr>
      </w:pPr>
      <w:r>
        <w:rPr>
          <w:color w:val="C00000"/>
          <w:sz w:val="24"/>
          <w:szCs w:val="24"/>
          <w:u w:val="single"/>
        </w:rPr>
        <w:t>For Most Popular Subcategories</w:t>
      </w:r>
    </w:p>
    <w:p w:rsidR="0049751D" w:rsidRDefault="005D49F3">
      <w:pPr>
        <w:pStyle w:val="ListParagraph"/>
        <w:widowControl w:val="0"/>
        <w:numPr>
          <w:ilvl w:val="0"/>
          <w:numId w:val="15"/>
        </w:numPr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Add a </w:t>
      </w:r>
      <w:r>
        <w:rPr>
          <w:b/>
          <w:bCs/>
          <w:sz w:val="24"/>
          <w:szCs w:val="24"/>
        </w:rPr>
        <w:t>Table Visual</w:t>
      </w:r>
      <w:r>
        <w:rPr>
          <w:sz w:val="24"/>
          <w:szCs w:val="24"/>
        </w:rPr>
        <w:t xml:space="preserve"> to the canvas</w:t>
      </w:r>
    </w:p>
    <w:p w:rsidR="0049751D" w:rsidRDefault="005D49F3">
      <w:pPr>
        <w:pStyle w:val="ListParagraph"/>
        <w:widowControl w:val="0"/>
        <w:numPr>
          <w:ilvl w:val="0"/>
          <w:numId w:val="15"/>
        </w:numPr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Drag the </w:t>
      </w:r>
      <w:r>
        <w:rPr>
          <w:b/>
          <w:bCs/>
          <w:sz w:val="24"/>
          <w:szCs w:val="24"/>
        </w:rPr>
        <w:t>Subcategories column into the table</w:t>
      </w:r>
    </w:p>
    <w:p w:rsidR="0049751D" w:rsidRDefault="005D49F3">
      <w:pPr>
        <w:pStyle w:val="ListParagraph"/>
        <w:widowControl w:val="0"/>
        <w:numPr>
          <w:ilvl w:val="0"/>
          <w:numId w:val="15"/>
        </w:numPr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Drag Total Order Quantity</w:t>
      </w:r>
    </w:p>
    <w:p w:rsidR="0049751D" w:rsidRDefault="005D49F3">
      <w:pPr>
        <w:pStyle w:val="ListParagraph"/>
        <w:widowControl w:val="0"/>
        <w:numPr>
          <w:ilvl w:val="0"/>
          <w:numId w:val="14"/>
        </w:numPr>
        <w:spacing w:before="2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Sort the table by </w:t>
      </w:r>
      <w:proofErr w:type="spellStart"/>
      <w:r>
        <w:rPr>
          <w:sz w:val="24"/>
          <w:szCs w:val="24"/>
        </w:rPr>
        <w:t>TotalOrderQuantity</w:t>
      </w:r>
      <w:proofErr w:type="spellEnd"/>
      <w:r>
        <w:rPr>
          <w:sz w:val="24"/>
          <w:szCs w:val="24"/>
        </w:rPr>
        <w:t xml:space="preserve"> in descending order.</w:t>
      </w:r>
    </w:p>
    <w:p w:rsidR="0049751D" w:rsidRDefault="0049751D">
      <w:pPr>
        <w:pStyle w:val="ListParagraph"/>
        <w:widowControl w:val="0"/>
        <w:spacing w:before="200" w:line="240" w:lineRule="auto"/>
        <w:ind w:left="1440"/>
        <w:rPr>
          <w:sz w:val="24"/>
          <w:szCs w:val="24"/>
          <w:u w:val="single"/>
        </w:rPr>
      </w:pPr>
    </w:p>
    <w:p w:rsidR="0049751D" w:rsidRDefault="005D49F3">
      <w:pPr>
        <w:pStyle w:val="ListParagraph"/>
        <w:widowControl w:val="0"/>
        <w:spacing w:before="200"/>
        <w:ind w:left="144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2393315" cy="2251075"/>
            <wp:effectExtent l="0" t="0" r="6985" b="0"/>
            <wp:docPr id="9727880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8805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" t="1298" r="4725" b="4625"/>
                    <a:stretch>
                      <a:fillRect/>
                    </a:stretch>
                  </pic:blipFill>
                  <pic:spPr>
                    <a:xfrm>
                      <a:off x="0" y="0"/>
                      <a:ext cx="2403247" cy="22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</w:t>
      </w: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lastRenderedPageBreak/>
        <w:t>Which prod</w:t>
      </w:r>
      <w:r>
        <w:rPr>
          <w:color w:val="1F497D" w:themeColor="text2"/>
          <w:sz w:val="24"/>
          <w:szCs w:val="24"/>
        </w:rPr>
        <w:t>ucts have seen an increase or decrease in sales over the year?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analyse which products have seen an </w:t>
      </w:r>
      <w:r>
        <w:rPr>
          <w:b/>
          <w:bCs/>
          <w:sz w:val="24"/>
          <w:szCs w:val="24"/>
        </w:rPr>
        <w:t>increase or decrease in sales</w:t>
      </w:r>
      <w:r>
        <w:rPr>
          <w:sz w:val="24"/>
          <w:szCs w:val="24"/>
        </w:rPr>
        <w:t xml:space="preserve"> over the years, I followed these steps: </w:t>
      </w:r>
    </w:p>
    <w:p w:rsidR="0049751D" w:rsidRDefault="005D49F3">
      <w:pPr>
        <w:widowControl w:val="0"/>
        <w:spacing w:before="200" w:line="240" w:lineRule="auto"/>
        <w:rPr>
          <w:b/>
          <w:bCs/>
          <w:color w:val="C00000"/>
          <w:sz w:val="24"/>
          <w:szCs w:val="24"/>
          <w:u w:val="single"/>
        </w:rPr>
      </w:pPr>
      <w:r>
        <w:rPr>
          <w:b/>
          <w:bCs/>
          <w:color w:val="C00000"/>
          <w:sz w:val="24"/>
          <w:szCs w:val="24"/>
          <w:u w:val="single"/>
        </w:rPr>
        <w:t>Create a measure for Previous Year Sales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733415" cy="1507490"/>
            <wp:effectExtent l="0" t="0" r="635" b="0"/>
            <wp:docPr id="605727657" name="Picture 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7657" name="Picture 2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40" w:lineRule="auto"/>
        <w:rPr>
          <w:b/>
          <w:bCs/>
          <w:color w:val="C00000"/>
          <w:sz w:val="24"/>
          <w:szCs w:val="24"/>
          <w:u w:val="single"/>
        </w:rPr>
      </w:pPr>
      <w:r>
        <w:rPr>
          <w:b/>
          <w:bCs/>
          <w:color w:val="C00000"/>
          <w:sz w:val="24"/>
          <w:szCs w:val="24"/>
          <w:u w:val="single"/>
        </w:rPr>
        <w:t>Create a measure for Sale Change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036820" cy="441960"/>
            <wp:effectExtent l="0" t="0" r="0" b="0"/>
            <wp:docPr id="1689168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68582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40" w:lineRule="auto"/>
        <w:rPr>
          <w:b/>
          <w:bCs/>
          <w:color w:val="C00000"/>
          <w:sz w:val="24"/>
          <w:szCs w:val="24"/>
          <w:u w:val="single"/>
        </w:rPr>
      </w:pPr>
      <w:r>
        <w:rPr>
          <w:b/>
          <w:bCs/>
          <w:color w:val="C00000"/>
          <w:sz w:val="24"/>
          <w:szCs w:val="24"/>
          <w:u w:val="single"/>
        </w:rPr>
        <w:t>Matrix Visualization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Rows – Product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Values – Total Sales, Previous Year Sales, Sales Change</w:t>
      </w:r>
    </w:p>
    <w:p w:rsidR="0049751D" w:rsidRDefault="005D49F3">
      <w:pPr>
        <w:widowControl w:val="0"/>
        <w:spacing w:before="200" w:line="240" w:lineRule="auto"/>
        <w:rPr>
          <w:b/>
          <w:bCs/>
          <w:color w:val="C00000"/>
          <w:sz w:val="24"/>
          <w:szCs w:val="24"/>
          <w:u w:val="single"/>
          <w:lang w:val="en-IN"/>
        </w:rPr>
      </w:pPr>
      <w:r>
        <w:rPr>
          <w:b/>
          <w:bCs/>
          <w:noProof/>
          <w:color w:val="C00000"/>
          <w:sz w:val="24"/>
          <w:szCs w:val="24"/>
          <w:u w:val="single"/>
          <w:lang w:val="en-IN"/>
        </w:rPr>
        <w:drawing>
          <wp:inline distT="0" distB="0" distL="0" distR="0">
            <wp:extent cx="5733415" cy="2938780"/>
            <wp:effectExtent l="0" t="0" r="635" b="0"/>
            <wp:docPr id="6465720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208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40" w:lineRule="auto"/>
        <w:rPr>
          <w:b/>
          <w:bCs/>
          <w:color w:val="C00000"/>
          <w:sz w:val="24"/>
          <w:szCs w:val="24"/>
          <w:u w:val="single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While </w:t>
      </w:r>
      <w:proofErr w:type="spellStart"/>
      <w:r>
        <w:rPr>
          <w:color w:val="1F497D" w:themeColor="text2"/>
          <w:sz w:val="24"/>
          <w:szCs w:val="24"/>
        </w:rPr>
        <w:t>modeling</w:t>
      </w:r>
      <w:proofErr w:type="spellEnd"/>
      <w:r>
        <w:rPr>
          <w:color w:val="1F497D" w:themeColor="text2"/>
          <w:sz w:val="24"/>
          <w:szCs w:val="24"/>
        </w:rPr>
        <w:t xml:space="preserve"> the data relationships, what will be the type of relationship between the customer ID of Orders and customer tables?</w:t>
      </w:r>
    </w:p>
    <w:p w:rsidR="0049751D" w:rsidRDefault="0049751D">
      <w:pPr>
        <w:pStyle w:val="ListParagraph"/>
        <w:widowControl w:val="0"/>
        <w:spacing w:before="200" w:line="240" w:lineRule="auto"/>
        <w:rPr>
          <w:color w:val="1F497D" w:themeColor="text2"/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  <w:lang w:val="en-IN"/>
        </w:rPr>
        <w:t>Model view &gt;</w:t>
      </w:r>
      <w:r>
        <w:rPr>
          <w:sz w:val="24"/>
          <w:szCs w:val="24"/>
          <w:lang w:val="en-IN"/>
        </w:rPr>
        <w:t xml:space="preserve"> Drag the </w:t>
      </w:r>
      <w:proofErr w:type="spellStart"/>
      <w:r>
        <w:rPr>
          <w:sz w:val="24"/>
          <w:szCs w:val="24"/>
          <w:lang w:val="en-IN"/>
        </w:rPr>
        <w:t>CustomerID</w:t>
      </w:r>
      <w:proofErr w:type="spellEnd"/>
      <w:r>
        <w:rPr>
          <w:sz w:val="24"/>
          <w:szCs w:val="24"/>
          <w:lang w:val="en-IN"/>
        </w:rPr>
        <w:t xml:space="preserve"> column from the Orders Table to the </w:t>
      </w:r>
      <w:proofErr w:type="spellStart"/>
      <w:r>
        <w:rPr>
          <w:sz w:val="24"/>
          <w:szCs w:val="24"/>
          <w:lang w:val="en-IN"/>
        </w:rPr>
        <w:t>CustomerID</w:t>
      </w:r>
      <w:proofErr w:type="spellEnd"/>
      <w:r>
        <w:rPr>
          <w:sz w:val="24"/>
          <w:szCs w:val="24"/>
          <w:lang w:val="en-IN"/>
        </w:rPr>
        <w:t xml:space="preserve"> column in the Customers Table </w:t>
      </w: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5D49F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3821430" cy="1905635"/>
            <wp:effectExtent l="0" t="0" r="7620" b="0"/>
            <wp:docPr id="182797323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73235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350" cy="19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49751D" w:rsidRDefault="005D49F3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While modelling the data relationships, the type of relationship between the customer ID of Orders and Customer table is </w:t>
      </w:r>
      <w:r>
        <w:rPr>
          <w:rFonts w:eastAsia="Times New Roman"/>
          <w:b/>
          <w:bCs/>
          <w:sz w:val="24"/>
          <w:szCs w:val="24"/>
          <w:lang w:val="en-IN"/>
        </w:rPr>
        <w:t>one to one relationship</w:t>
      </w:r>
      <w:r>
        <w:rPr>
          <w:rFonts w:eastAsia="Times New Roman"/>
          <w:sz w:val="24"/>
          <w:szCs w:val="24"/>
          <w:lang w:val="en-IN"/>
        </w:rPr>
        <w:t>.</w:t>
      </w:r>
    </w:p>
    <w:p w:rsidR="0049751D" w:rsidRDefault="004975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How </w:t>
      </w:r>
      <w:r>
        <w:rPr>
          <w:color w:val="1F497D" w:themeColor="text2"/>
          <w:sz w:val="24"/>
          <w:szCs w:val="24"/>
        </w:rPr>
        <w:t>have you handled the null values in the data?</w:t>
      </w:r>
    </w:p>
    <w:p w:rsidR="0049751D" w:rsidRDefault="0049751D">
      <w:pPr>
        <w:pStyle w:val="ListParagraph"/>
        <w:widowControl w:val="0"/>
        <w:spacing w:before="200" w:line="240" w:lineRule="auto"/>
        <w:rPr>
          <w:color w:val="1F497D" w:themeColor="text2"/>
          <w:sz w:val="24"/>
          <w:szCs w:val="24"/>
        </w:rPr>
      </w:pPr>
    </w:p>
    <w:p w:rsidR="0049751D" w:rsidRDefault="005D49F3">
      <w:pPr>
        <w:pStyle w:val="ListParagraph"/>
        <w:widowControl w:val="0"/>
        <w:spacing w:before="200"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Using Power Query Editor to Filter or Remove Null Values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Go to Power BI Desktop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Transform Data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Select the column where I’ve to handle null values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>Filter Dropdown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If null values exist, the</w:t>
      </w:r>
      <w:r>
        <w:rPr>
          <w:sz w:val="24"/>
          <w:szCs w:val="24"/>
        </w:rPr>
        <w:t>n uncheck "(null)" in the filter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This removes rows containing null values</w:t>
      </w: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spacing w:before="200" w:line="240" w:lineRule="auto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Handling  Blank</w:t>
      </w:r>
      <w:proofErr w:type="gramEnd"/>
      <w:r>
        <w:rPr>
          <w:b/>
          <w:bCs/>
          <w:sz w:val="24"/>
          <w:szCs w:val="24"/>
          <w:u w:val="single"/>
        </w:rPr>
        <w:t xml:space="preserve"> Values Using DAX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Open Power BI Report View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>"</w:t>
      </w:r>
      <w:proofErr w:type="spellStart"/>
      <w:r>
        <w:rPr>
          <w:b/>
          <w:bCs/>
          <w:sz w:val="24"/>
          <w:szCs w:val="24"/>
        </w:rPr>
        <w:t>Modeling</w:t>
      </w:r>
      <w:proofErr w:type="spellEnd"/>
      <w:r>
        <w:rPr>
          <w:b/>
          <w:bCs/>
          <w:sz w:val="24"/>
          <w:szCs w:val="24"/>
        </w:rPr>
        <w:t>"</w:t>
      </w:r>
      <w:r>
        <w:rPr>
          <w:sz w:val="24"/>
          <w:szCs w:val="24"/>
        </w:rPr>
        <w:t xml:space="preserve"> tab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New Measure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a DAX Measure for Null Handling. Use this formula to replace </w:t>
      </w:r>
      <w:r>
        <w:rPr>
          <w:b/>
          <w:bCs/>
          <w:sz w:val="24"/>
          <w:szCs w:val="24"/>
        </w:rPr>
        <w:t xml:space="preserve">blank </w:t>
      </w:r>
      <w:r>
        <w:rPr>
          <w:b/>
          <w:bCs/>
          <w:sz w:val="24"/>
          <w:szCs w:val="24"/>
        </w:rPr>
        <w:t>values in the "Sale Price" column"</w:t>
      </w:r>
    </w:p>
    <w:p w:rsidR="0049751D" w:rsidRDefault="005D49F3">
      <w:pPr>
        <w:pStyle w:val="ListParagraph"/>
        <w:widowControl w:val="0"/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Sale Price Cleaned = </w:t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ISBLANK(orders[Sale Price]), 0, orders[Sale Price])</w:t>
      </w: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spacing w:before="200"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Removing Blank Rows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In Power Query, select the dataset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Click on Transform &gt; Go to Row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>Check if there are any fully blank rows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Click Remove Rows </w:t>
      </w:r>
      <w:r>
        <w:rPr>
          <w:sz w:val="24"/>
          <w:szCs w:val="24"/>
          <w:lang w:val="en-IN"/>
        </w:rPr>
        <w:t>→ Remove Blank Rows</w:t>
      </w:r>
    </w:p>
    <w:p w:rsidR="0049751D" w:rsidRDefault="005D49F3">
      <w:pPr>
        <w:pStyle w:val="ListParagraph"/>
        <w:widowControl w:val="0"/>
        <w:numPr>
          <w:ilvl w:val="0"/>
          <w:numId w:val="16"/>
        </w:numPr>
        <w:spacing w:before="200" w:line="240" w:lineRule="auto"/>
        <w:rPr>
          <w:sz w:val="24"/>
          <w:szCs w:val="24"/>
        </w:rPr>
      </w:pPr>
      <w:r>
        <w:rPr>
          <w:sz w:val="24"/>
          <w:szCs w:val="24"/>
          <w:lang w:val="en-IN"/>
        </w:rPr>
        <w:t>This removes any row where all columns are blank</w:t>
      </w: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sz w:val="24"/>
          <w:szCs w:val="24"/>
        </w:rPr>
      </w:pPr>
    </w:p>
    <w:p w:rsidR="0049751D" w:rsidRDefault="0049751D">
      <w:pPr>
        <w:pStyle w:val="ListParagraph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Were there any data format issues in the data, and if there were/are how you would handle them?</w:t>
      </w:r>
    </w:p>
    <w:p w:rsidR="0049751D" w:rsidRDefault="005D49F3">
      <w:pPr>
        <w:pStyle w:val="ListParagraph"/>
        <w:numPr>
          <w:ilvl w:val="0"/>
          <w:numId w:val="16"/>
        </w:numPr>
        <w:spacing w:after="160"/>
        <w:rPr>
          <w:sz w:val="24"/>
          <w:szCs w:val="24"/>
        </w:rPr>
      </w:pPr>
      <w:r>
        <w:rPr>
          <w:sz w:val="24"/>
          <w:szCs w:val="24"/>
        </w:rPr>
        <w:t>In our data, there was no need to change the data types.</w:t>
      </w:r>
    </w:p>
    <w:p w:rsidR="0049751D" w:rsidRDefault="005D49F3">
      <w:pPr>
        <w:pStyle w:val="ListParagraph"/>
        <w:numPr>
          <w:ilvl w:val="0"/>
          <w:numId w:val="16"/>
        </w:numPr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If there was such an </w:t>
      </w:r>
      <w:r>
        <w:rPr>
          <w:sz w:val="24"/>
          <w:szCs w:val="24"/>
        </w:rPr>
        <w:t xml:space="preserve">issue to format the </w:t>
      </w:r>
      <w:proofErr w:type="spellStart"/>
      <w:r>
        <w:rPr>
          <w:sz w:val="24"/>
          <w:szCs w:val="24"/>
        </w:rPr>
        <w:t>datatypes</w:t>
      </w:r>
      <w:proofErr w:type="spellEnd"/>
      <w:r>
        <w:rPr>
          <w:sz w:val="24"/>
          <w:szCs w:val="24"/>
        </w:rPr>
        <w:t xml:space="preserve"> then I can check and transform data types in the Power Query editor.</w:t>
      </w:r>
    </w:p>
    <w:p w:rsidR="0049751D" w:rsidRDefault="0049751D">
      <w:pPr>
        <w:pStyle w:val="ListParagraph"/>
        <w:spacing w:after="160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When we add a column in Power Query what’s the code that comes in M language in the formula bar? What do you know about M-query?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M Language</w:t>
      </w:r>
      <w:r>
        <w:rPr>
          <w:sz w:val="24"/>
          <w:szCs w:val="24"/>
          <w:lang w:val="en-IN"/>
        </w:rPr>
        <w:t xml:space="preserve"> (Power Query For</w:t>
      </w:r>
      <w:r>
        <w:rPr>
          <w:sz w:val="24"/>
          <w:szCs w:val="24"/>
          <w:lang w:val="en-IN"/>
        </w:rPr>
        <w:t xml:space="preserve">mula Language) is the scripting language used in Power Query for data transformation. Every step you perform in Power Query is automatically translated into M code, which is displayed in the </w:t>
      </w:r>
      <w:r>
        <w:rPr>
          <w:b/>
          <w:bCs/>
          <w:sz w:val="24"/>
          <w:szCs w:val="24"/>
          <w:lang w:val="en-IN"/>
        </w:rPr>
        <w:t>Advanced Editor</w:t>
      </w:r>
      <w:r>
        <w:rPr>
          <w:sz w:val="24"/>
          <w:szCs w:val="24"/>
          <w:lang w:val="en-IN"/>
        </w:rPr>
        <w:t xml:space="preserve"> or the </w:t>
      </w:r>
      <w:r>
        <w:rPr>
          <w:b/>
          <w:bCs/>
          <w:sz w:val="24"/>
          <w:szCs w:val="24"/>
          <w:lang w:val="en-IN"/>
        </w:rPr>
        <w:t>Formula Bar</w:t>
      </w:r>
      <w:r>
        <w:rPr>
          <w:sz w:val="24"/>
          <w:szCs w:val="24"/>
          <w:lang w:val="en-IN"/>
        </w:rPr>
        <w:t>.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When we add a column in Power</w:t>
      </w:r>
      <w:r>
        <w:rPr>
          <w:sz w:val="24"/>
          <w:szCs w:val="24"/>
        </w:rPr>
        <w:t xml:space="preserve"> Query, Power BI generates M query that reflects the action.</w:t>
      </w:r>
    </w:p>
    <w:p w:rsidR="0049751D" w:rsidRDefault="005D49F3">
      <w:pPr>
        <w:widowControl w:val="0"/>
        <w:spacing w:before="200"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Example of M Code for Adding a Column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= </w:t>
      </w:r>
      <w:proofErr w:type="spellStart"/>
      <w:proofErr w:type="gramStart"/>
      <w:r>
        <w:rPr>
          <w:sz w:val="24"/>
          <w:szCs w:val="24"/>
        </w:rPr>
        <w:t>Table.AddColumn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Source, "</w:t>
      </w:r>
      <w:proofErr w:type="spellStart"/>
      <w:r>
        <w:rPr>
          <w:sz w:val="24"/>
          <w:szCs w:val="24"/>
        </w:rPr>
        <w:t>NewColumnName</w:t>
      </w:r>
      <w:proofErr w:type="spellEnd"/>
      <w:r>
        <w:rPr>
          <w:sz w:val="24"/>
          <w:szCs w:val="24"/>
        </w:rPr>
        <w:t>", each [</w:t>
      </w:r>
      <w:proofErr w:type="spellStart"/>
      <w:r>
        <w:rPr>
          <w:sz w:val="24"/>
          <w:szCs w:val="24"/>
        </w:rPr>
        <w:t>ExistingColumn</w:t>
      </w:r>
      <w:proofErr w:type="spellEnd"/>
      <w:r>
        <w:rPr>
          <w:sz w:val="24"/>
          <w:szCs w:val="24"/>
        </w:rPr>
        <w:t>] * 2, type number)</w:t>
      </w:r>
    </w:p>
    <w:p w:rsidR="0049751D" w:rsidRDefault="005D49F3">
      <w:pPr>
        <w:widowControl w:val="0"/>
        <w:spacing w:before="200" w:line="240" w:lineRule="auto"/>
        <w:rPr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Explanation</w:t>
      </w:r>
      <w:r>
        <w:rPr>
          <w:sz w:val="24"/>
          <w:szCs w:val="24"/>
          <w:u w:val="single"/>
        </w:rPr>
        <w:t>:</w:t>
      </w:r>
    </w:p>
    <w:p w:rsidR="0049751D" w:rsidRDefault="005D49F3">
      <w:pPr>
        <w:pStyle w:val="ListParagraph"/>
        <w:widowControl w:val="0"/>
        <w:numPr>
          <w:ilvl w:val="0"/>
          <w:numId w:val="17"/>
        </w:numPr>
        <w:spacing w:before="200" w:line="240" w:lineRule="auto"/>
        <w:rPr>
          <w:sz w:val="24"/>
          <w:szCs w:val="24"/>
          <w:lang w:val="en-IN"/>
        </w:rPr>
      </w:pPr>
      <w:proofErr w:type="spellStart"/>
      <w:r>
        <w:rPr>
          <w:sz w:val="24"/>
          <w:szCs w:val="24"/>
          <w:lang w:val="en-IN"/>
        </w:rPr>
        <w:t>Table.AddColumn</w:t>
      </w:r>
      <w:proofErr w:type="spellEnd"/>
      <w:r>
        <w:rPr>
          <w:sz w:val="24"/>
          <w:szCs w:val="24"/>
          <w:lang w:val="en-IN"/>
        </w:rPr>
        <w:t xml:space="preserve">: A function that adds a new column to a </w:t>
      </w:r>
      <w:r>
        <w:rPr>
          <w:sz w:val="24"/>
          <w:szCs w:val="24"/>
          <w:lang w:val="en-IN"/>
        </w:rPr>
        <w:t>table.</w:t>
      </w:r>
    </w:p>
    <w:p w:rsidR="0049751D" w:rsidRDefault="005D49F3">
      <w:pPr>
        <w:pStyle w:val="ListParagraph"/>
        <w:widowControl w:val="0"/>
        <w:numPr>
          <w:ilvl w:val="0"/>
          <w:numId w:val="17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Source: Refers to the table or step we’re working with.</w:t>
      </w:r>
    </w:p>
    <w:p w:rsidR="0049751D" w:rsidRDefault="005D49F3">
      <w:pPr>
        <w:pStyle w:val="ListParagraph"/>
        <w:widowControl w:val="0"/>
        <w:numPr>
          <w:ilvl w:val="0"/>
          <w:numId w:val="17"/>
        </w:numPr>
        <w:spacing w:before="200" w:line="24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"</w:t>
      </w:r>
      <w:proofErr w:type="spellStart"/>
      <w:r>
        <w:rPr>
          <w:sz w:val="24"/>
          <w:szCs w:val="24"/>
          <w:lang w:val="en-IN"/>
        </w:rPr>
        <w:t>NewColumnName</w:t>
      </w:r>
      <w:proofErr w:type="spellEnd"/>
      <w:r>
        <w:rPr>
          <w:sz w:val="24"/>
          <w:szCs w:val="24"/>
          <w:lang w:val="en-IN"/>
        </w:rPr>
        <w:t>": The name of the new column.</w:t>
      </w:r>
    </w:p>
    <w:p w:rsidR="0049751D" w:rsidRDefault="005D49F3">
      <w:pPr>
        <w:pStyle w:val="ListParagraph"/>
        <w:widowControl w:val="0"/>
        <w:numPr>
          <w:ilvl w:val="0"/>
          <w:numId w:val="17"/>
        </w:numPr>
        <w:spacing w:before="200" w:line="240" w:lineRule="auto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each</w:t>
      </w:r>
      <w:proofErr w:type="gramEnd"/>
      <w:r>
        <w:rPr>
          <w:sz w:val="24"/>
          <w:szCs w:val="24"/>
          <w:lang w:val="en-IN"/>
        </w:rPr>
        <w:t xml:space="preserve"> [</w:t>
      </w:r>
      <w:proofErr w:type="spellStart"/>
      <w:r>
        <w:rPr>
          <w:sz w:val="24"/>
          <w:szCs w:val="24"/>
          <w:lang w:val="en-IN"/>
        </w:rPr>
        <w:t>ExistingColumn</w:t>
      </w:r>
      <w:proofErr w:type="spellEnd"/>
      <w:r>
        <w:rPr>
          <w:sz w:val="24"/>
          <w:szCs w:val="24"/>
          <w:lang w:val="en-IN"/>
        </w:rPr>
        <w:t xml:space="preserve">] * 2: The calculation or logic for the new column (in this case, doubling the values of </w:t>
      </w:r>
      <w:proofErr w:type="spellStart"/>
      <w:r>
        <w:rPr>
          <w:sz w:val="24"/>
          <w:szCs w:val="24"/>
          <w:lang w:val="en-IN"/>
        </w:rPr>
        <w:t>ExistingColumn</w:t>
      </w:r>
      <w:proofErr w:type="spellEnd"/>
      <w:r>
        <w:rPr>
          <w:sz w:val="24"/>
          <w:szCs w:val="24"/>
          <w:lang w:val="en-IN"/>
        </w:rPr>
        <w:t>).</w:t>
      </w:r>
    </w:p>
    <w:p w:rsidR="0049751D" w:rsidRDefault="005D49F3">
      <w:pPr>
        <w:pStyle w:val="ListParagraph"/>
        <w:widowControl w:val="0"/>
        <w:numPr>
          <w:ilvl w:val="0"/>
          <w:numId w:val="17"/>
        </w:numPr>
        <w:spacing w:before="2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  <w:lang w:val="en-IN"/>
        </w:rPr>
        <w:t>type</w:t>
      </w:r>
      <w:proofErr w:type="gramEnd"/>
      <w:r>
        <w:rPr>
          <w:sz w:val="24"/>
          <w:szCs w:val="24"/>
          <w:lang w:val="en-IN"/>
        </w:rPr>
        <w:t xml:space="preserve"> number: Specifies</w:t>
      </w:r>
      <w:r>
        <w:rPr>
          <w:sz w:val="24"/>
          <w:szCs w:val="24"/>
          <w:lang w:val="en-IN"/>
        </w:rPr>
        <w:t xml:space="preserve"> the data type of the new column (e.g., number, text, date).</w:t>
      </w:r>
    </w:p>
    <w:p w:rsidR="0049751D" w:rsidRDefault="0049751D">
      <w:pPr>
        <w:pStyle w:val="ListParagraph"/>
        <w:widowControl w:val="0"/>
        <w:spacing w:before="200" w:line="240" w:lineRule="auto"/>
        <w:ind w:left="1440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Identify the top 5 most valuable customers using a composite score that       combines three key metrics: (SQL)</w:t>
      </w:r>
    </w:p>
    <w:p w:rsidR="0049751D" w:rsidRDefault="005D49F3">
      <w:pPr>
        <w:widowControl w:val="0"/>
        <w:numPr>
          <w:ilvl w:val="1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Total Revenue (50% weight): The total amount of money spent by the customer.</w:t>
      </w:r>
    </w:p>
    <w:p w:rsidR="0049751D" w:rsidRDefault="005D49F3">
      <w:pPr>
        <w:widowControl w:val="0"/>
        <w:numPr>
          <w:ilvl w:val="1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Order</w:t>
      </w:r>
      <w:r>
        <w:rPr>
          <w:color w:val="1F497D" w:themeColor="text2"/>
          <w:sz w:val="24"/>
          <w:szCs w:val="24"/>
        </w:rPr>
        <w:t xml:space="preserve"> Frequency (30% weight): The number of orders placed by the customer, indicating their loyalty and engagement.</w:t>
      </w:r>
    </w:p>
    <w:p w:rsidR="0049751D" w:rsidRDefault="005D49F3">
      <w:pPr>
        <w:widowControl w:val="0"/>
        <w:numPr>
          <w:ilvl w:val="1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Average Order Value (20% </w:t>
      </w:r>
      <w:proofErr w:type="gramStart"/>
      <w:r>
        <w:rPr>
          <w:color w:val="1F497D" w:themeColor="text2"/>
          <w:sz w:val="24"/>
          <w:szCs w:val="24"/>
        </w:rPr>
        <w:t>weight</w:t>
      </w:r>
      <w:proofErr w:type="gramEnd"/>
      <w:r>
        <w:rPr>
          <w:color w:val="1F497D" w:themeColor="text2"/>
          <w:sz w:val="24"/>
          <w:szCs w:val="24"/>
        </w:rPr>
        <w:t>): The average value of each order placed by the customer, reflecting the typical transaction size.</w:t>
      </w:r>
    </w:p>
    <w:p w:rsidR="0049751D" w:rsidRDefault="005D49F3">
      <w:pPr>
        <w:spacing w:before="100" w:beforeAutospacing="1" w:after="100" w:afterAutospacing="1" w:line="240" w:lineRule="auto"/>
        <w:ind w:left="360"/>
        <w:rPr>
          <w:rFonts w:eastAsia="Times New Roman"/>
          <w:sz w:val="24"/>
          <w:szCs w:val="24"/>
          <w:u w:val="single"/>
          <w:lang w:val="en-IN"/>
        </w:rPr>
      </w:pPr>
      <w:r>
        <w:rPr>
          <w:rFonts w:eastAsia="Times New Roman"/>
          <w:sz w:val="24"/>
          <w:szCs w:val="24"/>
          <w:u w:val="single"/>
          <w:lang w:val="en-IN"/>
        </w:rPr>
        <w:t xml:space="preserve">The </w:t>
      </w:r>
      <w:r>
        <w:rPr>
          <w:rFonts w:eastAsia="Times New Roman"/>
          <w:b/>
          <w:bCs/>
          <w:sz w:val="24"/>
          <w:szCs w:val="24"/>
          <w:u w:val="single"/>
          <w:lang w:val="en-IN"/>
        </w:rPr>
        <w:t xml:space="preserve">Composite </w:t>
      </w:r>
      <w:r>
        <w:rPr>
          <w:rFonts w:eastAsia="Times New Roman"/>
          <w:b/>
          <w:bCs/>
          <w:sz w:val="24"/>
          <w:szCs w:val="24"/>
          <w:u w:val="single"/>
          <w:lang w:val="en-IN"/>
        </w:rPr>
        <w:t>Score</w:t>
      </w:r>
      <w:r>
        <w:rPr>
          <w:rFonts w:eastAsia="Times New Roman"/>
          <w:sz w:val="24"/>
          <w:szCs w:val="24"/>
          <w:u w:val="single"/>
          <w:lang w:val="en-IN"/>
        </w:rPr>
        <w:t xml:space="preserve"> will be calculated as:  </w:t>
      </w:r>
      <w:r>
        <w:rPr>
          <w:rFonts w:eastAsia="Times New Roman"/>
          <w:sz w:val="24"/>
          <w:szCs w:val="24"/>
          <w:lang w:val="en-IN"/>
        </w:rPr>
        <w:t>(0.5×Total Revenue</w:t>
      </w:r>
      <w:proofErr w:type="gramStart"/>
      <w:r>
        <w:rPr>
          <w:rFonts w:eastAsia="Times New Roman"/>
          <w:sz w:val="24"/>
          <w:szCs w:val="24"/>
          <w:lang w:val="en-IN"/>
        </w:rPr>
        <w:t>)+</w:t>
      </w:r>
      <w:proofErr w:type="gramEnd"/>
      <w:r>
        <w:rPr>
          <w:rFonts w:eastAsia="Times New Roman"/>
          <w:sz w:val="24"/>
          <w:szCs w:val="24"/>
          <w:lang w:val="en-IN"/>
        </w:rPr>
        <w:t>(0.3×Order Frequency)+(0.2×Average Order Value)</w:t>
      </w:r>
    </w:p>
    <w:p w:rsidR="0049751D" w:rsidRDefault="005D49F3">
      <w:pPr>
        <w:pStyle w:val="ListParagraph"/>
        <w:widowControl w:val="0"/>
        <w:spacing w:before="200"/>
        <w:rPr>
          <w:color w:val="1F497D" w:themeColor="text2"/>
          <w:sz w:val="24"/>
          <w:szCs w:val="24"/>
          <w:lang w:val="en-IN"/>
        </w:rPr>
      </w:pPr>
      <w:r>
        <w:rPr>
          <w:noProof/>
          <w:color w:val="1F497D" w:themeColor="text2"/>
          <w:sz w:val="24"/>
          <w:szCs w:val="24"/>
          <w:lang w:val="en-IN"/>
        </w:rPr>
        <w:lastRenderedPageBreak/>
        <w:drawing>
          <wp:inline distT="0" distB="0" distL="0" distR="0">
            <wp:extent cx="5068570" cy="1795780"/>
            <wp:effectExtent l="0" t="0" r="0" b="0"/>
            <wp:docPr id="1043039472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39472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255" cy="18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pStyle w:val="ListParagraph"/>
        <w:widowControl w:val="0"/>
        <w:spacing w:before="20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The top 5 valuable customers as follows:</w:t>
      </w:r>
    </w:p>
    <w:p w:rsidR="0049751D" w:rsidRDefault="005D49F3">
      <w:pPr>
        <w:pStyle w:val="ListParagraph"/>
        <w:widowControl w:val="0"/>
        <w:spacing w:before="20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516880" cy="1684020"/>
            <wp:effectExtent l="0" t="0" r="7620" b="0"/>
            <wp:docPr id="10177838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83853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widowControl w:val="0"/>
        <w:spacing w:before="200"/>
        <w:rPr>
          <w:sz w:val="24"/>
          <w:szCs w:val="24"/>
          <w:lang w:val="en-IN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Calculate the month-over-month growth rate in total revenue across the entire dataset. (SQL)</w:t>
      </w:r>
    </w:p>
    <w:p w:rsidR="0049751D" w:rsidRDefault="005D49F3">
      <w:pPr>
        <w:pStyle w:val="ListParagraph"/>
        <w:widowControl w:val="0"/>
        <w:spacing w:before="200" w:line="240" w:lineRule="auto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The </w:t>
      </w:r>
      <w:r>
        <w:rPr>
          <w:sz w:val="24"/>
          <w:szCs w:val="24"/>
        </w:rPr>
        <w:t>month-over-month growth rate in total revenue across the entire dataset as follows:</w:t>
      </w:r>
    </w:p>
    <w:p w:rsidR="0049751D" w:rsidRDefault="005D49F3">
      <w:pPr>
        <w:pStyle w:val="ListParagraph"/>
        <w:widowControl w:val="0"/>
        <w:spacing w:before="200" w:line="240" w:lineRule="auto"/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>
            <wp:extent cx="4928235" cy="2611120"/>
            <wp:effectExtent l="152400" t="152400" r="367665" b="360680"/>
            <wp:docPr id="30017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413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rcRect l="18172" t="12132" r="21384" b="10513"/>
                    <a:stretch>
                      <a:fillRect/>
                    </a:stretch>
                  </pic:blipFill>
                  <pic:spPr>
                    <a:xfrm>
                      <a:off x="0" y="0"/>
                      <a:ext cx="4999268" cy="264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widowControl w:val="0"/>
        <w:spacing w:before="200" w:line="240" w:lineRule="auto"/>
        <w:rPr>
          <w:color w:val="1F497D" w:themeColor="text2"/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Calculate the rolling 3-month average revenue for each product category. (SQL)</w:t>
      </w:r>
    </w:p>
    <w:p w:rsidR="0049751D" w:rsidRDefault="005D49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rolling 3-month average revenue for each product category as follows:</w:t>
      </w:r>
    </w:p>
    <w:p w:rsidR="0049751D" w:rsidRDefault="005D49F3">
      <w:pPr>
        <w:pStyle w:val="ListParagraph"/>
        <w:widowControl w:val="0"/>
        <w:spacing w:before="200" w:line="240" w:lineRule="auto"/>
        <w:rPr>
          <w:color w:val="1F497D" w:themeColor="text2"/>
          <w:sz w:val="24"/>
          <w:szCs w:val="24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4749800" cy="2710180"/>
            <wp:effectExtent l="152400" t="152400" r="355600" b="356870"/>
            <wp:docPr id="57683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178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rcRect l="24079" t="13275" r="16236" b="3676"/>
                    <a:stretch>
                      <a:fillRect/>
                    </a:stretch>
                  </pic:blipFill>
                  <pic:spPr>
                    <a:xfrm>
                      <a:off x="0" y="0"/>
                      <a:ext cx="4763531" cy="271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Update the ord</w:t>
      </w:r>
      <w:r>
        <w:rPr>
          <w:color w:val="1F497D" w:themeColor="text2"/>
          <w:sz w:val="24"/>
          <w:szCs w:val="24"/>
        </w:rPr>
        <w:t>ers table to apply a 15% discount on the `Sale Price` for orders placed by customers who have made at least 10 orders. (SQL)</w:t>
      </w:r>
    </w:p>
    <w:p w:rsidR="0049751D" w:rsidRDefault="005D49F3">
      <w:pPr>
        <w:pStyle w:val="ListParagraph"/>
        <w:widowControl w:val="0"/>
        <w:spacing w:before="200" w:line="240" w:lineRule="auto"/>
        <w:rPr>
          <w:color w:val="1F497D" w:themeColor="text2"/>
          <w:sz w:val="24"/>
          <w:szCs w:val="24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>
            <wp:extent cx="3723005" cy="1066800"/>
            <wp:effectExtent l="152400" t="152400" r="353695" b="361950"/>
            <wp:docPr id="205898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814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rcRect l="22016" t="28975" r="29216" b="20407"/>
                    <a:stretch>
                      <a:fillRect/>
                    </a:stretch>
                  </pic:blipFill>
                  <pic:spPr>
                    <a:xfrm>
                      <a:off x="0" y="0"/>
                      <a:ext cx="3752943" cy="1075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Calculate the average number of days between consecutive orders for customers who have placed at least five orders. (SQL)</w:t>
      </w:r>
    </w:p>
    <w:p w:rsidR="0049751D" w:rsidRDefault="005D49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ave</w:t>
      </w:r>
      <w:r>
        <w:rPr>
          <w:sz w:val="24"/>
          <w:szCs w:val="24"/>
        </w:rPr>
        <w:t>rage no. of days between consecutive orders as follows:</w:t>
      </w:r>
    </w:p>
    <w:p w:rsidR="0049751D" w:rsidRDefault="005D49F3">
      <w:pPr>
        <w:widowControl w:val="0"/>
        <w:spacing w:before="200" w:line="240" w:lineRule="auto"/>
        <w:rPr>
          <w:color w:val="1F497D" w:themeColor="text2"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4359910" cy="2098040"/>
            <wp:effectExtent l="152400" t="152400" r="364490" b="359410"/>
            <wp:docPr id="211173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3560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5" t="26041" r="11937" b="7579"/>
                    <a:stretch>
                      <a:fillRect/>
                    </a:stretch>
                  </pic:blipFill>
                  <pic:spPr>
                    <a:xfrm>
                      <a:off x="0" y="0"/>
                      <a:ext cx="4374502" cy="2105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Identify customers who have generated revenue that is more than 30% higher </w:t>
      </w:r>
      <w:r>
        <w:rPr>
          <w:color w:val="1F497D" w:themeColor="text2"/>
          <w:sz w:val="24"/>
          <w:szCs w:val="24"/>
        </w:rPr>
        <w:lastRenderedPageBreak/>
        <w:t>than the average revenue per customer. (SQL)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b/>
          <w:bCs/>
          <w:noProof/>
          <w:color w:val="709FDB" w:themeColor="text2" w:themeTint="80"/>
          <w:sz w:val="28"/>
          <w:szCs w:val="28"/>
          <w:lang w:val="en-IN"/>
        </w:rPr>
        <w:drawing>
          <wp:inline distT="0" distB="0" distL="0" distR="0">
            <wp:extent cx="4817110" cy="2914650"/>
            <wp:effectExtent l="152400" t="152400" r="364490" b="361950"/>
            <wp:docPr id="1684480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049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rcRect l="23931" t="13376" r="5892" b="8493"/>
                    <a:stretch>
                      <a:fillRect/>
                    </a:stretch>
                  </pic:blipFill>
                  <pic:spPr>
                    <a:xfrm>
                      <a:off x="0" y="0"/>
                      <a:ext cx="4844132" cy="2930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color w:val="1F497D" w:themeColor="text2"/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1"/>
        </w:numPr>
        <w:spacing w:before="200" w:line="240" w:lineRule="auto"/>
        <w:rPr>
          <w:color w:val="1F497D" w:themeColor="text2"/>
          <w:sz w:val="26"/>
          <w:szCs w:val="26"/>
        </w:rPr>
      </w:pPr>
      <w:r>
        <w:rPr>
          <w:color w:val="1F497D" w:themeColor="text2"/>
          <w:sz w:val="26"/>
          <w:szCs w:val="26"/>
        </w:rPr>
        <w:t xml:space="preserve">Determine the top 3 product categories that have shown the highest </w:t>
      </w:r>
      <w:r>
        <w:rPr>
          <w:color w:val="1F497D" w:themeColor="text2"/>
          <w:sz w:val="26"/>
          <w:szCs w:val="26"/>
        </w:rPr>
        <w:t>increase in sales over the past year compared to the previous year. (SQL)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>
            <wp:extent cx="5201285" cy="2971800"/>
            <wp:effectExtent l="152400" t="152400" r="361315" b="361950"/>
            <wp:docPr id="100935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5735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rcRect l="18762" t="16254" r="15772" b="11213"/>
                    <a:stretch>
                      <a:fillRect/>
                    </a:stretch>
                  </pic:blipFill>
                  <pic:spPr>
                    <a:xfrm>
                      <a:off x="0" y="0"/>
                      <a:ext cx="5227327" cy="29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49751D" w:rsidRDefault="0049751D">
      <w:pPr>
        <w:pStyle w:val="ListParagraph"/>
        <w:widowControl w:val="0"/>
        <w:spacing w:before="200" w:line="240" w:lineRule="auto"/>
        <w:rPr>
          <w:color w:val="1F497D" w:themeColor="text2"/>
          <w:sz w:val="26"/>
          <w:szCs w:val="26"/>
        </w:rPr>
      </w:pPr>
    </w:p>
    <w:p w:rsidR="0049751D" w:rsidRDefault="0049751D">
      <w:pPr>
        <w:rPr>
          <w:b/>
          <w:bCs/>
          <w:sz w:val="24"/>
          <w:szCs w:val="24"/>
          <w:lang w:val="en-IN"/>
        </w:rPr>
      </w:pPr>
    </w:p>
    <w:p w:rsidR="0049751D" w:rsidRDefault="0049751D">
      <w:pPr>
        <w:rPr>
          <w:b/>
          <w:bCs/>
          <w:sz w:val="24"/>
          <w:szCs w:val="24"/>
          <w:lang w:val="en-IN"/>
        </w:rPr>
      </w:pPr>
    </w:p>
    <w:p w:rsidR="0049751D" w:rsidRDefault="005D49F3">
      <w:pPr>
        <w:spacing w:after="20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lastRenderedPageBreak/>
        <w:t>Subjective Question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Explain the revenue breakdown by year and by-product. Evaluate how different products contribute to annual revenue and come up with </w:t>
      </w:r>
      <w:r>
        <w:rPr>
          <w:color w:val="005E00"/>
          <w:sz w:val="24"/>
          <w:szCs w:val="24"/>
        </w:rPr>
        <w:t>suggestions to increase the sales of the low-selling items.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</w:rPr>
      </w:pPr>
      <w:r>
        <w:rPr>
          <w:sz w:val="24"/>
          <w:szCs w:val="24"/>
          <w:u w:val="single"/>
        </w:rPr>
        <w:t>Reference for revenue breakdown by year</w:t>
      </w:r>
      <w:r>
        <w:rPr>
          <w:sz w:val="24"/>
          <w:szCs w:val="24"/>
        </w:rPr>
        <w:t>: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733415" cy="1835150"/>
            <wp:effectExtent l="0" t="0" r="635" b="0"/>
            <wp:docPr id="1535986770" name="Picture 3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6770" name="Picture 30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501" cy="184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rPr>
          <w:color w:val="005E00"/>
          <w:sz w:val="24"/>
          <w:szCs w:val="24"/>
          <w:u w:val="single"/>
        </w:rPr>
      </w:pPr>
      <w:r>
        <w:rPr>
          <w:sz w:val="24"/>
          <w:szCs w:val="24"/>
          <w:u w:val="single"/>
        </w:rPr>
        <w:t>Reference for revenue breakdown by product: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744845" cy="2534285"/>
            <wp:effectExtent l="0" t="0" r="8255" b="0"/>
            <wp:docPr id="188407261" name="Picture 32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7261" name="Picture 32" descr="A graph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7579" cy="254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Strategies to Increase Sales of Low-Selling Items:</w:t>
      </w:r>
    </w:p>
    <w:p w:rsidR="0049751D" w:rsidRDefault="005D49F3">
      <w:pPr>
        <w:pStyle w:val="ListParagraph"/>
        <w:widowControl w:val="0"/>
        <w:numPr>
          <w:ilvl w:val="0"/>
          <w:numId w:val="1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Combine low-selling products with top-performing items a</w:t>
      </w:r>
      <w:r>
        <w:rPr>
          <w:sz w:val="24"/>
          <w:szCs w:val="24"/>
        </w:rPr>
        <w:t>s part of a bundle deal.</w:t>
      </w:r>
    </w:p>
    <w:p w:rsidR="0049751D" w:rsidRDefault="005D49F3">
      <w:pPr>
        <w:pStyle w:val="ListParagraph"/>
        <w:widowControl w:val="0"/>
        <w:numPr>
          <w:ilvl w:val="0"/>
          <w:numId w:val="1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Provide special discounts on low-selling items </w:t>
      </w:r>
      <w:r>
        <w:rPr>
          <w:b/>
          <w:bCs/>
          <w:sz w:val="24"/>
          <w:szCs w:val="24"/>
        </w:rPr>
        <w:t>for a limited time</w:t>
      </w:r>
      <w:r>
        <w:rPr>
          <w:sz w:val="24"/>
          <w:szCs w:val="24"/>
        </w:rPr>
        <w:t xml:space="preserve"> to boost demand.</w:t>
      </w:r>
    </w:p>
    <w:p w:rsidR="0049751D" w:rsidRDefault="005D49F3">
      <w:pPr>
        <w:pStyle w:val="ListParagraph"/>
        <w:widowControl w:val="0"/>
        <w:numPr>
          <w:ilvl w:val="0"/>
          <w:numId w:val="1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Place low-selling products in the </w:t>
      </w:r>
      <w:r>
        <w:rPr>
          <w:b/>
          <w:bCs/>
          <w:sz w:val="24"/>
          <w:szCs w:val="24"/>
        </w:rPr>
        <w:t>"Recommended for You"</w:t>
      </w:r>
      <w:r>
        <w:rPr>
          <w:sz w:val="24"/>
          <w:szCs w:val="24"/>
        </w:rPr>
        <w:t xml:space="preserve"> or </w:t>
      </w:r>
      <w:r>
        <w:rPr>
          <w:b/>
          <w:bCs/>
          <w:sz w:val="24"/>
          <w:szCs w:val="24"/>
        </w:rPr>
        <w:t>"Trending Now"</w:t>
      </w:r>
      <w:r>
        <w:rPr>
          <w:sz w:val="24"/>
          <w:szCs w:val="24"/>
        </w:rPr>
        <w:t xml:space="preserve"> section.</w:t>
      </w:r>
    </w:p>
    <w:p w:rsidR="0049751D" w:rsidRDefault="005D49F3">
      <w:pPr>
        <w:pStyle w:val="ListParagraph"/>
        <w:widowControl w:val="0"/>
        <w:numPr>
          <w:ilvl w:val="0"/>
          <w:numId w:val="1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Compare pricing with competitors and adjust accordingly.</w:t>
      </w:r>
    </w:p>
    <w:p w:rsidR="0049751D" w:rsidRDefault="005D49F3">
      <w:pPr>
        <w:pStyle w:val="ListParagraph"/>
        <w:widowControl w:val="0"/>
        <w:numPr>
          <w:ilvl w:val="0"/>
          <w:numId w:val="1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Encourage customers to leave </w:t>
      </w:r>
      <w:r>
        <w:rPr>
          <w:b/>
          <w:bCs/>
          <w:sz w:val="24"/>
          <w:szCs w:val="24"/>
        </w:rPr>
        <w:t>positive reviews</w:t>
      </w:r>
      <w:r>
        <w:rPr>
          <w:sz w:val="24"/>
          <w:szCs w:val="24"/>
        </w:rPr>
        <w:t xml:space="preserve"> for underperforming items.</w:t>
      </w:r>
    </w:p>
    <w:p w:rsidR="0049751D" w:rsidRDefault="005D49F3">
      <w:pPr>
        <w:pStyle w:val="ListParagraph"/>
        <w:widowControl w:val="0"/>
        <w:numPr>
          <w:ilvl w:val="0"/>
          <w:numId w:val="1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Retarget interested customers who viewed but didn’t purchase low-selling products.</w:t>
      </w:r>
    </w:p>
    <w:p w:rsidR="0049751D" w:rsidRDefault="005D49F3">
      <w:pPr>
        <w:pStyle w:val="ListParagraph"/>
        <w:widowControl w:val="0"/>
        <w:numPr>
          <w:ilvl w:val="0"/>
          <w:numId w:val="1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If a product has low sales in certain locations, check if it's due to </w:t>
      </w:r>
      <w:r>
        <w:rPr>
          <w:b/>
          <w:bCs/>
          <w:sz w:val="24"/>
          <w:szCs w:val="24"/>
        </w:rPr>
        <w:t>stock unavailability</w:t>
      </w:r>
      <w:r>
        <w:rPr>
          <w:sz w:val="24"/>
          <w:szCs w:val="24"/>
        </w:rPr>
        <w:t>.</w:t>
      </w:r>
      <w:r>
        <w:t xml:space="preserve"> </w:t>
      </w:r>
      <w:r>
        <w:rPr>
          <w:sz w:val="24"/>
          <w:szCs w:val="24"/>
        </w:rPr>
        <w:t xml:space="preserve">Use </w:t>
      </w:r>
      <w:r>
        <w:rPr>
          <w:b/>
          <w:bCs/>
          <w:sz w:val="24"/>
          <w:szCs w:val="24"/>
        </w:rPr>
        <w:t>zone</w:t>
      </w:r>
      <w:r>
        <w:rPr>
          <w:b/>
          <w:bCs/>
          <w:sz w:val="24"/>
          <w:szCs w:val="24"/>
        </w:rPr>
        <w:t>-wise analysis</w:t>
      </w:r>
      <w:r>
        <w:rPr>
          <w:sz w:val="24"/>
          <w:szCs w:val="24"/>
        </w:rPr>
        <w:t xml:space="preserve"> to optimize inventory distribution.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How many products were returned? Use a DAX function to get this metric. Examine the possible reasons for returns and consider how this metric could indicate improvements in product descriptions or quality </w:t>
      </w:r>
      <w:r>
        <w:rPr>
          <w:color w:val="005E00"/>
          <w:sz w:val="24"/>
          <w:szCs w:val="24"/>
        </w:rPr>
        <w:t>control.</w:t>
      </w:r>
    </w:p>
    <w:p w:rsidR="0049751D" w:rsidRDefault="005D49F3">
      <w:pPr>
        <w:pStyle w:val="ListParagraph"/>
        <w:widowControl w:val="0"/>
        <w:numPr>
          <w:ilvl w:val="0"/>
          <w:numId w:val="20"/>
        </w:numPr>
        <w:spacing w:before="200" w:line="273" w:lineRule="auto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Create a Measure for Returned Products</w:t>
      </w:r>
    </w:p>
    <w:p w:rsidR="0049751D" w:rsidRDefault="0049751D">
      <w:pPr>
        <w:pStyle w:val="ListParagraph"/>
        <w:widowControl w:val="0"/>
        <w:spacing w:before="200" w:line="273" w:lineRule="auto"/>
        <w:rPr>
          <w:b/>
          <w:bCs/>
          <w:color w:val="000000" w:themeColor="text1"/>
          <w:sz w:val="24"/>
          <w:szCs w:val="24"/>
          <w:u w:val="single"/>
        </w:rPr>
      </w:pPr>
    </w:p>
    <w:p w:rsidR="0049751D" w:rsidRDefault="005D49F3">
      <w:pPr>
        <w:pStyle w:val="ListParagraph"/>
        <w:spacing w:before="100" w:beforeAutospacing="1" w:after="100" w:afterAutospacing="1" w:line="240" w:lineRule="auto"/>
        <w:ind w:left="502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4890135" cy="1461135"/>
            <wp:effectExtent l="0" t="0" r="5715" b="5715"/>
            <wp:docPr id="583845641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45641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597" cy="146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pStyle w:val="ListParagraph"/>
        <w:spacing w:before="100" w:beforeAutospacing="1" w:after="100" w:afterAutospacing="1" w:line="240" w:lineRule="auto"/>
        <w:ind w:left="502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49751D" w:rsidRDefault="005D49F3">
      <w:pPr>
        <w:pStyle w:val="ListParagraph"/>
        <w:widowControl w:val="0"/>
        <w:numPr>
          <w:ilvl w:val="0"/>
          <w:numId w:val="20"/>
        </w:numPr>
        <w:spacing w:before="200" w:line="273" w:lineRule="auto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Analyse Reasons for Returns</w:t>
      </w:r>
    </w:p>
    <w:p w:rsidR="0049751D" w:rsidRDefault="005D49F3">
      <w:pPr>
        <w:pStyle w:val="ListParagraph"/>
        <w:widowControl w:val="0"/>
        <w:numPr>
          <w:ilvl w:val="0"/>
          <w:numId w:val="21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Reason column provides insights into why products were returned.</w:t>
      </w:r>
    </w:p>
    <w:p w:rsidR="0049751D" w:rsidRDefault="005D49F3">
      <w:pPr>
        <w:pStyle w:val="ListParagraph"/>
        <w:widowControl w:val="0"/>
        <w:numPr>
          <w:ilvl w:val="0"/>
          <w:numId w:val="21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Create a Count of Each Return Reason by following formula</w:t>
      </w:r>
    </w:p>
    <w:p w:rsidR="0049751D" w:rsidRDefault="005D49F3">
      <w:pPr>
        <w:pStyle w:val="ListParagraph"/>
        <w:widowControl w:val="0"/>
        <w:spacing w:before="200" w:line="273" w:lineRule="auto"/>
        <w:ind w:left="1222"/>
        <w:rPr>
          <w:b/>
          <w:bCs/>
          <w:color w:val="A20000"/>
          <w:sz w:val="24"/>
          <w:szCs w:val="24"/>
        </w:rPr>
      </w:pPr>
      <w:proofErr w:type="spellStart"/>
      <w:r>
        <w:rPr>
          <w:b/>
          <w:bCs/>
          <w:color w:val="A20000"/>
          <w:sz w:val="24"/>
          <w:szCs w:val="24"/>
        </w:rPr>
        <w:t>ReturnReasonCount</w:t>
      </w:r>
      <w:proofErr w:type="spellEnd"/>
      <w:r>
        <w:rPr>
          <w:b/>
          <w:bCs/>
          <w:color w:val="A20000"/>
          <w:sz w:val="24"/>
          <w:szCs w:val="24"/>
        </w:rPr>
        <w:t xml:space="preserve"> = </w:t>
      </w:r>
      <w:proofErr w:type="gramStart"/>
      <w:r>
        <w:rPr>
          <w:b/>
          <w:bCs/>
          <w:color w:val="A20000"/>
          <w:sz w:val="24"/>
          <w:szCs w:val="24"/>
        </w:rPr>
        <w:t>COUNT(</w:t>
      </w:r>
      <w:proofErr w:type="gramEnd"/>
      <w:r>
        <w:rPr>
          <w:b/>
          <w:bCs/>
          <w:color w:val="A20000"/>
          <w:sz w:val="24"/>
          <w:szCs w:val="24"/>
        </w:rPr>
        <w:t>Orders[Reason])</w:t>
      </w:r>
    </w:p>
    <w:p w:rsidR="0049751D" w:rsidRDefault="005D49F3">
      <w:pPr>
        <w:pStyle w:val="ListParagraph"/>
        <w:widowControl w:val="0"/>
        <w:numPr>
          <w:ilvl w:val="0"/>
          <w:numId w:val="21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Insert </w:t>
      </w:r>
      <w:r>
        <w:rPr>
          <w:sz w:val="24"/>
          <w:szCs w:val="24"/>
        </w:rPr>
        <w:t>a Table Visual.</w:t>
      </w:r>
    </w:p>
    <w:p w:rsidR="0049751D" w:rsidRDefault="005D49F3">
      <w:pPr>
        <w:pStyle w:val="ListParagraph"/>
        <w:widowControl w:val="0"/>
        <w:numPr>
          <w:ilvl w:val="0"/>
          <w:numId w:val="21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Drag Reason and </w:t>
      </w:r>
      <w:proofErr w:type="spellStart"/>
      <w:r>
        <w:rPr>
          <w:sz w:val="24"/>
          <w:szCs w:val="24"/>
        </w:rPr>
        <w:t>ReturnedProducts</w:t>
      </w:r>
      <w:proofErr w:type="spellEnd"/>
      <w:r>
        <w:rPr>
          <w:sz w:val="24"/>
          <w:szCs w:val="24"/>
        </w:rPr>
        <w:t xml:space="preserve"> into the table.</w:t>
      </w:r>
    </w:p>
    <w:p w:rsidR="0049751D" w:rsidRDefault="005D49F3">
      <w:pPr>
        <w:pStyle w:val="ListParagraph"/>
        <w:widowControl w:val="0"/>
        <w:numPr>
          <w:ilvl w:val="0"/>
          <w:numId w:val="21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Sort the table in descending order to see the most common return reasons.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ind w:left="1222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3994150" cy="996950"/>
            <wp:effectExtent l="0" t="0" r="6350" b="0"/>
            <wp:docPr id="1149813421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13421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"/>
                    <a:stretch>
                      <a:fillRect/>
                    </a:stretch>
                  </pic:blipFill>
                  <pic:spPr>
                    <a:xfrm>
                      <a:off x="0" y="0"/>
                      <a:ext cx="4121707" cy="10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u w:val="single"/>
        </w:rPr>
      </w:pPr>
      <w:r>
        <w:rPr>
          <w:rFonts w:eastAsia="Times New Roman"/>
          <w:b/>
          <w:bCs/>
          <w:sz w:val="24"/>
          <w:szCs w:val="24"/>
          <w:u w:val="single"/>
        </w:rPr>
        <w:t xml:space="preserve">Insights from the data to </w:t>
      </w:r>
      <w:r>
        <w:rPr>
          <w:b/>
          <w:bCs/>
          <w:sz w:val="24"/>
          <w:szCs w:val="24"/>
          <w:u w:val="single"/>
        </w:rPr>
        <w:t>Examine the possible reasons for returns and consider how this metric could indicate impr</w:t>
      </w:r>
      <w:r>
        <w:rPr>
          <w:b/>
          <w:bCs/>
          <w:sz w:val="24"/>
          <w:szCs w:val="24"/>
          <w:u w:val="single"/>
        </w:rPr>
        <w:t>ovements in product descriptions or quality control :</w:t>
      </w:r>
    </w:p>
    <w:p w:rsidR="0049751D" w:rsidRDefault="0049751D">
      <w:pPr>
        <w:pStyle w:val="ListParagraph"/>
        <w:spacing w:before="100" w:beforeAutospacing="1" w:after="100" w:afterAutospacing="1" w:line="240" w:lineRule="auto"/>
        <w:rPr>
          <w:rFonts w:eastAsia="Times New Roman"/>
          <w:b/>
          <w:bCs/>
          <w:sz w:val="24"/>
          <w:szCs w:val="24"/>
          <w:u w:val="single"/>
        </w:rPr>
      </w:pPr>
    </w:p>
    <w:p w:rsidR="0049751D" w:rsidRDefault="005D49F3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u w:val="single"/>
          <w:lang w:val="en-IN"/>
        </w:rPr>
      </w:pPr>
      <w:r>
        <w:rPr>
          <w:rFonts w:eastAsia="Times New Roman"/>
          <w:sz w:val="24"/>
          <w:szCs w:val="24"/>
          <w:u w:val="single"/>
        </w:rPr>
        <w:t>Quality-Defective Item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rPr>
          <w:rFonts w:eastAsia="Times New Roman"/>
          <w:sz w:val="24"/>
          <w:szCs w:val="24"/>
          <w:u w:val="single"/>
          <w:lang w:val="en-IN"/>
        </w:rPr>
      </w:pPr>
      <w:r>
        <w:rPr>
          <w:rFonts w:eastAsia="Times New Roman"/>
          <w:sz w:val="24"/>
          <w:szCs w:val="24"/>
          <w:u w:val="single"/>
        </w:rPr>
        <w:t>Issue:</w:t>
      </w:r>
    </w:p>
    <w:p w:rsidR="0049751D" w:rsidRDefault="005D49F3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u w:val="single"/>
          <w:lang w:val="en-IN"/>
        </w:rPr>
      </w:pPr>
      <w:r>
        <w:rPr>
          <w:rFonts w:eastAsia="Times New Roman"/>
          <w:b/>
          <w:bCs/>
          <w:sz w:val="24"/>
          <w:szCs w:val="24"/>
        </w:rPr>
        <w:t>“Quality-Defective Item” (6,065)</w:t>
      </w:r>
      <w:r>
        <w:rPr>
          <w:rFonts w:eastAsia="Times New Roman"/>
          <w:sz w:val="24"/>
          <w:szCs w:val="24"/>
        </w:rPr>
        <w:t xml:space="preserve"> is the most common reason for returns.</w:t>
      </w:r>
    </w:p>
    <w:p w:rsidR="0049751D" w:rsidRDefault="005D49F3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</w:rPr>
        <w:t>Faulty manufacturing or improper handling may be leading to damaged goods.</w:t>
      </w:r>
    </w:p>
    <w:p w:rsidR="0049751D" w:rsidRDefault="005D49F3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u w:val="single"/>
          <w:lang w:val="en-IN"/>
        </w:rPr>
      </w:pPr>
      <w:r>
        <w:rPr>
          <w:color w:val="000000" w:themeColor="text1"/>
          <w:sz w:val="24"/>
          <w:szCs w:val="24"/>
        </w:rPr>
        <w:t xml:space="preserve">         </w:t>
      </w:r>
      <w:r>
        <w:rPr>
          <w:color w:val="000000" w:themeColor="text1"/>
          <w:sz w:val="24"/>
          <w:szCs w:val="24"/>
          <w:u w:val="single"/>
        </w:rPr>
        <w:t>Solution:</w:t>
      </w:r>
    </w:p>
    <w:p w:rsidR="0049751D" w:rsidRDefault="005D49F3">
      <w:pPr>
        <w:pStyle w:val="ListParagraph"/>
        <w:widowControl w:val="0"/>
        <w:numPr>
          <w:ilvl w:val="0"/>
          <w:numId w:val="24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Implement </w:t>
      </w:r>
      <w:r>
        <w:rPr>
          <w:b/>
          <w:bCs/>
          <w:color w:val="000000" w:themeColor="text1"/>
          <w:sz w:val="24"/>
          <w:szCs w:val="24"/>
        </w:rPr>
        <w:t>stricter quality checks</w:t>
      </w:r>
      <w:r>
        <w:rPr>
          <w:color w:val="000000" w:themeColor="text1"/>
          <w:sz w:val="24"/>
          <w:szCs w:val="24"/>
        </w:rPr>
        <w:t xml:space="preserve"> before shipping.</w:t>
      </w:r>
    </w:p>
    <w:p w:rsidR="0049751D" w:rsidRDefault="005D49F3">
      <w:pPr>
        <w:pStyle w:val="ListParagraph"/>
        <w:widowControl w:val="0"/>
        <w:numPr>
          <w:ilvl w:val="0"/>
          <w:numId w:val="24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Use </w:t>
      </w:r>
      <w:r>
        <w:rPr>
          <w:b/>
          <w:bCs/>
          <w:color w:val="000000" w:themeColor="text1"/>
          <w:sz w:val="24"/>
          <w:szCs w:val="24"/>
        </w:rPr>
        <w:t>AI-driven quality control</w:t>
      </w:r>
      <w:r>
        <w:rPr>
          <w:color w:val="000000" w:themeColor="text1"/>
          <w:sz w:val="24"/>
          <w:szCs w:val="24"/>
        </w:rPr>
        <w:t xml:space="preserve"> in warehouses to detect product defects.</w:t>
      </w:r>
    </w:p>
    <w:p w:rsidR="0049751D" w:rsidRDefault="0049751D">
      <w:pPr>
        <w:pStyle w:val="ListParagraph"/>
        <w:widowControl w:val="0"/>
        <w:spacing w:before="200" w:line="273" w:lineRule="auto"/>
        <w:ind w:left="1440"/>
        <w:rPr>
          <w:color w:val="000000" w:themeColor="text1"/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22"/>
        </w:numPr>
        <w:spacing w:before="200" w:line="273" w:lineRule="auto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Delivery - Missing Item/Part</w:t>
      </w:r>
    </w:p>
    <w:p w:rsidR="0049751D" w:rsidRDefault="005D49F3">
      <w:pPr>
        <w:pStyle w:val="ListParagraph"/>
        <w:widowControl w:val="0"/>
        <w:spacing w:before="200" w:line="273" w:lineRule="auto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Issue:</w:t>
      </w:r>
    </w:p>
    <w:p w:rsidR="0049751D" w:rsidRDefault="005D49F3">
      <w:pPr>
        <w:pStyle w:val="ListParagraph"/>
        <w:widowControl w:val="0"/>
        <w:numPr>
          <w:ilvl w:val="0"/>
          <w:numId w:val="25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Items with missing parts indicate incomplete packaging or supply chain issues.</w:t>
      </w:r>
    </w:p>
    <w:p w:rsidR="0049751D" w:rsidRDefault="005D49F3">
      <w:pPr>
        <w:widowControl w:val="0"/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</w:t>
      </w:r>
      <w:r>
        <w:rPr>
          <w:color w:val="000000" w:themeColor="text1"/>
          <w:sz w:val="24"/>
          <w:szCs w:val="24"/>
          <w:u w:val="single"/>
        </w:rPr>
        <w:t>Solution</w:t>
      </w:r>
      <w:r>
        <w:rPr>
          <w:color w:val="000000" w:themeColor="text1"/>
          <w:sz w:val="24"/>
          <w:szCs w:val="24"/>
        </w:rPr>
        <w:t>:</w:t>
      </w:r>
    </w:p>
    <w:p w:rsidR="0049751D" w:rsidRDefault="005D49F3">
      <w:pPr>
        <w:pStyle w:val="ListParagraph"/>
        <w:widowControl w:val="0"/>
        <w:numPr>
          <w:ilvl w:val="0"/>
          <w:numId w:val="25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Add checklists at packaging stations to confirm completeness.</w:t>
      </w:r>
    </w:p>
    <w:p w:rsidR="0049751D" w:rsidRDefault="005D49F3">
      <w:pPr>
        <w:pStyle w:val="ListParagraph"/>
        <w:widowControl w:val="0"/>
        <w:numPr>
          <w:ilvl w:val="0"/>
          <w:numId w:val="25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Implement barcode scanning to verify that all required parts are included.</w:t>
      </w:r>
    </w:p>
    <w:p w:rsidR="0049751D" w:rsidRDefault="005D49F3">
      <w:pPr>
        <w:pStyle w:val="ListParagraph"/>
        <w:widowControl w:val="0"/>
        <w:numPr>
          <w:ilvl w:val="0"/>
          <w:numId w:val="25"/>
        </w:numPr>
        <w:spacing w:before="200" w:line="273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Add checklists at packaging stations to confirm completeness.</w:t>
      </w:r>
    </w:p>
    <w:p w:rsidR="0049751D" w:rsidRDefault="0049751D">
      <w:pPr>
        <w:pStyle w:val="ListParagraph"/>
        <w:widowControl w:val="0"/>
        <w:spacing w:before="200" w:line="273" w:lineRule="auto"/>
        <w:ind w:left="1440"/>
        <w:rPr>
          <w:color w:val="000000" w:themeColor="text1"/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22"/>
        </w:numPr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Product - Not Fitting Expectation</w:t>
      </w:r>
    </w:p>
    <w:p w:rsidR="0049751D" w:rsidRDefault="005D49F3">
      <w:pPr>
        <w:pStyle w:val="ListParagraph"/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Issue:</w:t>
      </w:r>
    </w:p>
    <w:p w:rsidR="0049751D" w:rsidRDefault="005D49F3">
      <w:pPr>
        <w:pStyle w:val="ListParagraph"/>
        <w:widowControl w:val="0"/>
        <w:numPr>
          <w:ilvl w:val="0"/>
          <w:numId w:val="2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Customers ret</w:t>
      </w:r>
      <w:r>
        <w:rPr>
          <w:sz w:val="24"/>
          <w:szCs w:val="24"/>
        </w:rPr>
        <w:t>urn items because they don’t match their expectations, possibly due to misleading descriptions or images.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color w:val="005E00"/>
          <w:sz w:val="24"/>
          <w:szCs w:val="24"/>
        </w:rPr>
        <w:t xml:space="preserve">          </w:t>
      </w:r>
      <w:r>
        <w:rPr>
          <w:sz w:val="24"/>
          <w:szCs w:val="24"/>
          <w:u w:val="single"/>
        </w:rPr>
        <w:t>Solution:</w:t>
      </w:r>
    </w:p>
    <w:p w:rsidR="0049751D" w:rsidRDefault="005D49F3">
      <w:pPr>
        <w:pStyle w:val="ListParagraph"/>
        <w:widowControl w:val="0"/>
        <w:numPr>
          <w:ilvl w:val="0"/>
          <w:numId w:val="2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Improve product descriptions by including detailed specifications.</w:t>
      </w:r>
    </w:p>
    <w:p w:rsidR="0049751D" w:rsidRDefault="005D49F3">
      <w:pPr>
        <w:pStyle w:val="ListParagraph"/>
        <w:widowControl w:val="0"/>
        <w:numPr>
          <w:ilvl w:val="0"/>
          <w:numId w:val="2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Use high-quality images &amp; 360-degree product views.</w:t>
      </w:r>
    </w:p>
    <w:p w:rsidR="0049751D" w:rsidRDefault="005D49F3">
      <w:pPr>
        <w:pStyle w:val="ListParagraph"/>
        <w:widowControl w:val="0"/>
        <w:numPr>
          <w:ilvl w:val="0"/>
          <w:numId w:val="2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>
        <w:rPr>
          <w:sz w:val="24"/>
          <w:szCs w:val="24"/>
        </w:rPr>
        <w:t>customer reviews and Q&amp;A sections to clarify doubts.</w:t>
      </w:r>
    </w:p>
    <w:p w:rsidR="0049751D" w:rsidRDefault="005D49F3">
      <w:pPr>
        <w:pStyle w:val="ListParagraph"/>
        <w:widowControl w:val="0"/>
        <w:numPr>
          <w:ilvl w:val="0"/>
          <w:numId w:val="2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Provide a "Size Guide" or "Comparison Tool" for apparel and electronics.</w:t>
      </w:r>
    </w:p>
    <w:p w:rsidR="0049751D" w:rsidRDefault="0049751D">
      <w:pPr>
        <w:pStyle w:val="ListParagraph"/>
        <w:widowControl w:val="0"/>
        <w:spacing w:before="200" w:line="273" w:lineRule="auto"/>
        <w:ind w:left="1440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22"/>
        </w:numPr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Onsite - Description Mismatch</w:t>
      </w:r>
    </w:p>
    <w:p w:rsidR="0049751D" w:rsidRDefault="005D49F3">
      <w:pPr>
        <w:pStyle w:val="ListParagraph"/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Issue</w:t>
      </w:r>
      <w:ins w:id="0" w:author="Microsoft Word" w:date="2025-01-30T18:00:00Z">
        <w:r>
          <w:rPr>
            <w:sz w:val="24"/>
            <w:szCs w:val="24"/>
            <w:u w:val="single"/>
          </w:rPr>
          <w:t>:</w:t>
        </w:r>
      </w:ins>
    </w:p>
    <w:p w:rsidR="0049751D" w:rsidRDefault="005D49F3">
      <w:pPr>
        <w:pStyle w:val="ListParagraph"/>
        <w:widowControl w:val="0"/>
        <w:numPr>
          <w:ilvl w:val="0"/>
          <w:numId w:val="27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Customers are getting items that do not match what was shown online.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  <w:u w:val="single"/>
        </w:rPr>
        <w:t>Solution:</w:t>
      </w:r>
    </w:p>
    <w:p w:rsidR="0049751D" w:rsidRDefault="005D49F3">
      <w:pPr>
        <w:pStyle w:val="ListParagraph"/>
        <w:widowControl w:val="0"/>
        <w:numPr>
          <w:ilvl w:val="0"/>
          <w:numId w:val="28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Cross-check product listings with actual items before listing.</w:t>
      </w:r>
    </w:p>
    <w:p w:rsidR="0049751D" w:rsidRDefault="005D49F3">
      <w:pPr>
        <w:pStyle w:val="ListParagraph"/>
        <w:widowControl w:val="0"/>
        <w:numPr>
          <w:ilvl w:val="0"/>
          <w:numId w:val="28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Require vendors to submit real customer photos instead of only stock images.</w:t>
      </w:r>
    </w:p>
    <w:p w:rsidR="0049751D" w:rsidRDefault="0049751D">
      <w:pPr>
        <w:pStyle w:val="ListParagraph"/>
        <w:widowControl w:val="0"/>
        <w:spacing w:before="200" w:line="273" w:lineRule="auto"/>
        <w:ind w:left="1440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22"/>
        </w:numPr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Delivery - Wrong Item</w:t>
      </w:r>
    </w:p>
    <w:p w:rsidR="0049751D" w:rsidRDefault="005D49F3">
      <w:pPr>
        <w:pStyle w:val="ListParagraph"/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Issue:</w:t>
      </w:r>
    </w:p>
    <w:p w:rsidR="0049751D" w:rsidRDefault="005D49F3">
      <w:pPr>
        <w:pStyle w:val="ListParagraph"/>
        <w:widowControl w:val="0"/>
        <w:numPr>
          <w:ilvl w:val="0"/>
          <w:numId w:val="2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Incorrect products are being sent, possibly due to warehouse mislabelling or human err</w:t>
      </w:r>
      <w:r>
        <w:rPr>
          <w:sz w:val="24"/>
          <w:szCs w:val="24"/>
        </w:rPr>
        <w:t>or.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  <w:u w:val="single"/>
        </w:rPr>
        <w:t>Solution:</w:t>
      </w:r>
    </w:p>
    <w:p w:rsidR="0049751D" w:rsidRDefault="005D49F3">
      <w:pPr>
        <w:pStyle w:val="ListParagraph"/>
        <w:widowControl w:val="0"/>
        <w:numPr>
          <w:ilvl w:val="0"/>
          <w:numId w:val="2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Improve order verification systems before shipment.</w:t>
      </w:r>
    </w:p>
    <w:p w:rsidR="0049751D" w:rsidRDefault="005D49F3">
      <w:pPr>
        <w:pStyle w:val="ListParagraph"/>
        <w:widowControl w:val="0"/>
        <w:numPr>
          <w:ilvl w:val="0"/>
          <w:numId w:val="2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Introduce a "Live Order Check" where customers can confirm their order before shipment.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>Whenever a customer goes to Amazon, they’ll filter the most rated products to buy the better</w:t>
      </w:r>
      <w:r>
        <w:rPr>
          <w:color w:val="005E00"/>
          <w:sz w:val="24"/>
          <w:szCs w:val="24"/>
        </w:rPr>
        <w:t xml:space="preserve"> category. Can you verify this using any visualization or table that the ratings of products impact their sales value?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ind w:left="502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4846320" cy="2363470"/>
            <wp:effectExtent l="0" t="0" r="0" b="0"/>
            <wp:docPr id="11659151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15154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894" cy="23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Insights:</w:t>
      </w:r>
    </w:p>
    <w:p w:rsidR="0049751D" w:rsidRDefault="005D49F3">
      <w:pPr>
        <w:pStyle w:val="ListParagraph"/>
        <w:numPr>
          <w:ilvl w:val="0"/>
          <w:numId w:val="30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Customers are likely to filter for highly rated products, as indicated by the significant sales increase for products rated </w:t>
      </w:r>
      <w:r>
        <w:rPr>
          <w:sz w:val="24"/>
          <w:szCs w:val="24"/>
        </w:rPr>
        <w:t>above 4. This suggests that ratings significantly influence purchasing decisions.</w:t>
      </w:r>
    </w:p>
    <w:p w:rsidR="0049751D" w:rsidRDefault="005D49F3">
      <w:pPr>
        <w:pStyle w:val="ListParagraph"/>
        <w:numPr>
          <w:ilvl w:val="0"/>
          <w:numId w:val="30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Focusing marketing efforts on products with higher ratings can enhance sales.</w:t>
      </w:r>
    </w:p>
    <w:p w:rsidR="0049751D" w:rsidRDefault="005D49F3">
      <w:pPr>
        <w:pStyle w:val="ListParagraph"/>
        <w:widowControl w:val="0"/>
        <w:numPr>
          <w:ilvl w:val="0"/>
          <w:numId w:val="30"/>
        </w:numPr>
        <w:spacing w:before="200" w:line="273" w:lineRule="auto"/>
        <w:rPr>
          <w:color w:val="005E00"/>
          <w:sz w:val="24"/>
          <w:szCs w:val="24"/>
        </w:rPr>
      </w:pPr>
      <w:r>
        <w:rPr>
          <w:sz w:val="24"/>
          <w:szCs w:val="24"/>
        </w:rPr>
        <w:t xml:space="preserve">Products with lower ratings should be </w:t>
      </w:r>
      <w:proofErr w:type="spellStart"/>
      <w:r>
        <w:rPr>
          <w:sz w:val="24"/>
          <w:szCs w:val="24"/>
        </w:rPr>
        <w:t>analyzed</w:t>
      </w:r>
      <w:proofErr w:type="spellEnd"/>
      <w:r>
        <w:rPr>
          <w:sz w:val="24"/>
          <w:szCs w:val="24"/>
        </w:rPr>
        <w:t xml:space="preserve"> for potential improvements like customer reviews </w:t>
      </w:r>
      <w:r>
        <w:rPr>
          <w:sz w:val="24"/>
          <w:szCs w:val="24"/>
        </w:rPr>
        <w:t>can provide insights into issues that need addressing, which can boost ratings as well as sales.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>Investigate how revenue distribution varies across different locations. Explore which geographical areas contribute most to sales and consider the strategic im</w:t>
      </w:r>
      <w:r>
        <w:rPr>
          <w:color w:val="005E00"/>
          <w:sz w:val="24"/>
          <w:szCs w:val="24"/>
        </w:rPr>
        <w:t>plications for regional marketing and distribution efforts. How might location-based trends inform the company's market segmentation and resource allocation approach?</w:t>
      </w:r>
      <w:r>
        <w:rPr>
          <w:noProof/>
          <w:lang w:val="en-IN"/>
        </w:rPr>
        <w:lastRenderedPageBreak/>
        <w:drawing>
          <wp:inline distT="0" distB="0" distL="0" distR="0">
            <wp:extent cx="5733415" cy="2666365"/>
            <wp:effectExtent l="0" t="0" r="635" b="635"/>
            <wp:docPr id="8427328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2869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>Insights:</w:t>
      </w:r>
    </w:p>
    <w:p w:rsidR="0049751D" w:rsidRDefault="005D49F3">
      <w:pPr>
        <w:pStyle w:val="ListParagraph"/>
        <w:numPr>
          <w:ilvl w:val="0"/>
          <w:numId w:val="31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Greater Accra stands out as the highest revenue-generating region with 27M. </w:t>
      </w:r>
      <w:r>
        <w:rPr>
          <w:sz w:val="24"/>
          <w:szCs w:val="24"/>
        </w:rPr>
        <w:t>This suggests that it is a critical market for business.</w:t>
      </w:r>
    </w:p>
    <w:p w:rsidR="0049751D" w:rsidRDefault="005D49F3">
      <w:pPr>
        <w:pStyle w:val="ListParagraph"/>
        <w:numPr>
          <w:ilvl w:val="0"/>
          <w:numId w:val="31"/>
        </w:numPr>
        <w:spacing w:after="160" w:line="278" w:lineRule="auto"/>
        <w:jc w:val="both"/>
        <w:rPr>
          <w:sz w:val="24"/>
          <w:szCs w:val="24"/>
        </w:rPr>
      </w:pPr>
      <w:r>
        <w:rPr>
          <w:sz w:val="24"/>
          <w:szCs w:val="24"/>
        </w:rPr>
        <w:t>Other contributors like Upper West and Eastern regions also generate significant revenue, indicating multiple strong markets.</w:t>
      </w:r>
    </w:p>
    <w:p w:rsidR="0049751D" w:rsidRDefault="005D49F3">
      <w:pPr>
        <w:pStyle w:val="ListParagraph"/>
        <w:numPr>
          <w:ilvl w:val="0"/>
          <w:numId w:val="31"/>
        </w:numPr>
        <w:spacing w:after="160" w:line="27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Areas from </w:t>
      </w:r>
      <w:proofErr w:type="spellStart"/>
      <w:r>
        <w:rPr>
          <w:sz w:val="24"/>
          <w:szCs w:val="24"/>
        </w:rPr>
        <w:t>Oti</w:t>
      </w:r>
      <w:proofErr w:type="spellEnd"/>
      <w:r>
        <w:rPr>
          <w:sz w:val="24"/>
          <w:szCs w:val="24"/>
        </w:rPr>
        <w:t xml:space="preserve"> show relatively low revenues as shown above. This highligh</w:t>
      </w:r>
      <w:r>
        <w:rPr>
          <w:sz w:val="24"/>
          <w:szCs w:val="24"/>
        </w:rPr>
        <w:t>ts potential areas for improvement or targeted marketing efforts.</w:t>
      </w:r>
    </w:p>
    <w:p w:rsidR="0049751D" w:rsidRDefault="005D49F3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Location-based trends can significantly inform a company's market segmentation and resource allocation strategy in several ways:</w:t>
      </w:r>
    </w:p>
    <w:p w:rsidR="0049751D" w:rsidRDefault="005D49F3">
      <w:pPr>
        <w:pStyle w:val="ListParagraph"/>
        <w:numPr>
          <w:ilvl w:val="0"/>
          <w:numId w:val="31"/>
        </w:numPr>
        <w:spacing w:after="160" w:line="278" w:lineRule="auto"/>
        <w:jc w:val="both"/>
        <w:rPr>
          <w:sz w:val="24"/>
          <w:szCs w:val="24"/>
        </w:rPr>
      </w:pPr>
      <w:r>
        <w:rPr>
          <w:sz w:val="24"/>
          <w:szCs w:val="24"/>
        </w:rPr>
        <w:t>By analysing revenue data by location, the company can identi</w:t>
      </w:r>
      <w:r>
        <w:rPr>
          <w:sz w:val="24"/>
          <w:szCs w:val="24"/>
        </w:rPr>
        <w:t>fy which regions contribute the most to overall sales.</w:t>
      </w:r>
    </w:p>
    <w:p w:rsidR="0049751D" w:rsidRDefault="005D49F3">
      <w:pPr>
        <w:pStyle w:val="ListParagraph"/>
        <w:numPr>
          <w:ilvl w:val="0"/>
          <w:numId w:val="31"/>
        </w:numPr>
        <w:spacing w:after="160" w:line="278" w:lineRule="auto"/>
        <w:jc w:val="both"/>
        <w:rPr>
          <w:sz w:val="28"/>
          <w:szCs w:val="28"/>
        </w:rPr>
      </w:pPr>
      <w:r>
        <w:rPr>
          <w:sz w:val="24"/>
          <w:szCs w:val="24"/>
        </w:rPr>
        <w:t>Variations in purchasing behaviour across locations can lead to the development of localized versions of products or services to better meet customer expectations.</w:t>
      </w:r>
    </w:p>
    <w:p w:rsidR="0049751D" w:rsidRDefault="005D49F3">
      <w:pPr>
        <w:pStyle w:val="ListParagraph"/>
        <w:numPr>
          <w:ilvl w:val="0"/>
          <w:numId w:val="31"/>
        </w:numPr>
        <w:spacing w:after="160" w:line="278" w:lineRule="auto"/>
        <w:jc w:val="both"/>
        <w:rPr>
          <w:sz w:val="24"/>
          <w:szCs w:val="24"/>
        </w:rPr>
      </w:pPr>
      <w:r>
        <w:rPr>
          <w:sz w:val="24"/>
          <w:szCs w:val="24"/>
        </w:rPr>
        <w:t>Understanding geographical revenue di</w:t>
      </w:r>
      <w:r>
        <w:rPr>
          <w:sz w:val="24"/>
          <w:szCs w:val="24"/>
        </w:rPr>
        <w:t>stribution can help in planning logistics and distribution strategies, ensuring that high-demand areas are well-stocked while optimizing inventory levels in less productive regions.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>Determine which month could benefit from enhanced promotional offers to bo</w:t>
      </w:r>
      <w:r>
        <w:rPr>
          <w:color w:val="005E00"/>
          <w:sz w:val="24"/>
          <w:szCs w:val="24"/>
        </w:rPr>
        <w:t>ost sales. Can you suggest some targeted marketing strategies here?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ind w:left="502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077460" cy="1643380"/>
            <wp:effectExtent l="0" t="0" r="8890" b="0"/>
            <wp:docPr id="20202711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71173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906" cy="16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Insights:</w:t>
      </w:r>
    </w:p>
    <w:p w:rsidR="0049751D" w:rsidRDefault="005D49F3">
      <w:pPr>
        <w:pStyle w:val="ListParagraph"/>
        <w:numPr>
          <w:ilvl w:val="0"/>
          <w:numId w:val="32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January (10.1M) has the highest sales and doesn't require boosting.</w:t>
      </w:r>
    </w:p>
    <w:p w:rsidR="0049751D" w:rsidRDefault="005D49F3">
      <w:pPr>
        <w:pStyle w:val="ListParagraph"/>
        <w:numPr>
          <w:ilvl w:val="0"/>
          <w:numId w:val="32"/>
        </w:numPr>
        <w:spacing w:after="160" w:line="278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June(</w:t>
      </w:r>
      <w:proofErr w:type="gramEnd"/>
      <w:r>
        <w:rPr>
          <w:sz w:val="24"/>
          <w:szCs w:val="24"/>
        </w:rPr>
        <w:t>8.1M), September(8.1M) and November(8.3M) represent sales dip below the average(9M) and should be targe</w:t>
      </w:r>
      <w:r>
        <w:rPr>
          <w:sz w:val="24"/>
          <w:szCs w:val="24"/>
        </w:rPr>
        <w:t>ted for enhanced promotions.</w:t>
      </w:r>
    </w:p>
    <w:p w:rsidR="0049751D" w:rsidRDefault="005D49F3">
      <w:pPr>
        <w:pStyle w:val="ListParagraph"/>
        <w:numPr>
          <w:ilvl w:val="0"/>
          <w:numId w:val="32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July, August, October, and December show consistent but lower-than-ideal sales that can benefit from specific seasonal promotions.</w:t>
      </w:r>
    </w:p>
    <w:p w:rsidR="0049751D" w:rsidRDefault="0049751D">
      <w:pPr>
        <w:pStyle w:val="ListParagraph"/>
        <w:spacing w:after="160" w:line="278" w:lineRule="auto"/>
        <w:rPr>
          <w:sz w:val="24"/>
          <w:szCs w:val="24"/>
        </w:rPr>
      </w:pPr>
    </w:p>
    <w:p w:rsidR="0049751D" w:rsidRDefault="005D49F3">
      <w:pPr>
        <w:pStyle w:val="ListParagraph"/>
        <w:spacing w:after="160" w:line="278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Targeted Marketing Strategies:</w:t>
      </w:r>
    </w:p>
    <w:p w:rsidR="0049751D" w:rsidRDefault="005D49F3">
      <w:pPr>
        <w:pStyle w:val="ListParagraph"/>
        <w:numPr>
          <w:ilvl w:val="0"/>
          <w:numId w:val="33"/>
        </w:numPr>
        <w:spacing w:after="160" w:line="278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Discount &amp; </w:t>
      </w:r>
      <w:proofErr w:type="spellStart"/>
      <w:r>
        <w:rPr>
          <w:sz w:val="24"/>
          <w:szCs w:val="24"/>
        </w:rPr>
        <w:t>Cashback</w:t>
      </w:r>
      <w:proofErr w:type="spellEnd"/>
      <w:r>
        <w:rPr>
          <w:sz w:val="24"/>
          <w:szCs w:val="24"/>
        </w:rPr>
        <w:t xml:space="preserve"> Offers:</w:t>
      </w:r>
    </w:p>
    <w:p w:rsidR="0049751D" w:rsidRDefault="005D49F3">
      <w:pPr>
        <w:pStyle w:val="ListParagraph"/>
        <w:numPr>
          <w:ilvl w:val="0"/>
          <w:numId w:val="34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Offer higher discounts on slow </w:t>
      </w:r>
      <w:r>
        <w:rPr>
          <w:sz w:val="24"/>
          <w:szCs w:val="24"/>
          <w:lang w:val="en-IN"/>
        </w:rPr>
        <w:t>months.</w:t>
      </w:r>
    </w:p>
    <w:p w:rsidR="0049751D" w:rsidRDefault="005D49F3">
      <w:pPr>
        <w:pStyle w:val="ListParagraph"/>
        <w:numPr>
          <w:ilvl w:val="0"/>
          <w:numId w:val="34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Implement limited-time </w:t>
      </w:r>
      <w:proofErr w:type="spellStart"/>
      <w:r>
        <w:rPr>
          <w:sz w:val="24"/>
          <w:szCs w:val="24"/>
          <w:lang w:val="en-IN"/>
        </w:rPr>
        <w:t>cashback</w:t>
      </w:r>
      <w:proofErr w:type="spellEnd"/>
      <w:r>
        <w:rPr>
          <w:sz w:val="24"/>
          <w:szCs w:val="24"/>
          <w:lang w:val="en-IN"/>
        </w:rPr>
        <w:t xml:space="preserve"> offers to encourage spending.</w:t>
      </w:r>
    </w:p>
    <w:p w:rsidR="0049751D" w:rsidRDefault="0049751D">
      <w:pPr>
        <w:pStyle w:val="ListParagraph"/>
        <w:spacing w:after="160" w:line="278" w:lineRule="auto"/>
        <w:rPr>
          <w:sz w:val="24"/>
          <w:szCs w:val="24"/>
          <w:lang w:val="en-IN"/>
        </w:rPr>
      </w:pPr>
    </w:p>
    <w:p w:rsidR="0049751D" w:rsidRDefault="005D49F3">
      <w:pPr>
        <w:pStyle w:val="ListParagraph"/>
        <w:numPr>
          <w:ilvl w:val="0"/>
          <w:numId w:val="33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Prime Membership Incentives:</w:t>
      </w:r>
    </w:p>
    <w:p w:rsidR="0049751D" w:rsidRDefault="005D49F3">
      <w:pPr>
        <w:pStyle w:val="ListParagraph"/>
        <w:numPr>
          <w:ilvl w:val="0"/>
          <w:numId w:val="35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Provide </w:t>
      </w:r>
      <w:r>
        <w:rPr>
          <w:b/>
          <w:bCs/>
          <w:sz w:val="24"/>
          <w:szCs w:val="24"/>
        </w:rPr>
        <w:t>extra perks for Prime members</w:t>
      </w:r>
      <w:r>
        <w:rPr>
          <w:sz w:val="24"/>
          <w:szCs w:val="24"/>
        </w:rPr>
        <w:t>, such as free express delivery in low-sales months.</w:t>
      </w:r>
    </w:p>
    <w:p w:rsidR="0049751D" w:rsidRDefault="005D49F3">
      <w:pPr>
        <w:pStyle w:val="ListParagraph"/>
        <w:numPr>
          <w:ilvl w:val="0"/>
          <w:numId w:val="35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Offer </w:t>
      </w:r>
      <w:r>
        <w:rPr>
          <w:b/>
          <w:bCs/>
          <w:sz w:val="24"/>
          <w:szCs w:val="24"/>
        </w:rPr>
        <w:t>exclusive early access</w:t>
      </w:r>
      <w:r>
        <w:rPr>
          <w:sz w:val="24"/>
          <w:szCs w:val="24"/>
        </w:rPr>
        <w:t xml:space="preserve"> to deals.</w:t>
      </w:r>
    </w:p>
    <w:p w:rsidR="0049751D" w:rsidRDefault="0049751D">
      <w:pPr>
        <w:pStyle w:val="ListParagraph"/>
        <w:spacing w:after="160" w:line="278" w:lineRule="auto"/>
        <w:rPr>
          <w:sz w:val="24"/>
          <w:szCs w:val="24"/>
        </w:rPr>
      </w:pPr>
    </w:p>
    <w:p w:rsidR="0049751D" w:rsidRDefault="005D49F3">
      <w:pPr>
        <w:pStyle w:val="ListParagraph"/>
        <w:numPr>
          <w:ilvl w:val="0"/>
          <w:numId w:val="33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Personalized Promotions:</w:t>
      </w:r>
    </w:p>
    <w:p w:rsidR="0049751D" w:rsidRDefault="005D49F3">
      <w:pPr>
        <w:pStyle w:val="ListParagraph"/>
        <w:numPr>
          <w:ilvl w:val="0"/>
          <w:numId w:val="36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U</w:t>
      </w:r>
      <w:r>
        <w:rPr>
          <w:sz w:val="24"/>
          <w:szCs w:val="24"/>
        </w:rPr>
        <w:t xml:space="preserve">se customer purchase history to send </w:t>
      </w:r>
      <w:r>
        <w:rPr>
          <w:b/>
          <w:bCs/>
          <w:sz w:val="24"/>
          <w:szCs w:val="24"/>
        </w:rPr>
        <w:t>customized discount coupons</w:t>
      </w:r>
      <w:r>
        <w:rPr>
          <w:sz w:val="24"/>
          <w:szCs w:val="24"/>
        </w:rPr>
        <w:t>.</w:t>
      </w:r>
    </w:p>
    <w:p w:rsidR="0049751D" w:rsidRDefault="005D49F3">
      <w:pPr>
        <w:pStyle w:val="ListParagraph"/>
        <w:numPr>
          <w:ilvl w:val="0"/>
          <w:numId w:val="36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Offer bundle deals based on customer preferences.</w:t>
      </w:r>
    </w:p>
    <w:p w:rsidR="0049751D" w:rsidRDefault="0049751D">
      <w:pPr>
        <w:pStyle w:val="ListParagraph"/>
        <w:spacing w:after="160" w:line="278" w:lineRule="auto"/>
        <w:rPr>
          <w:sz w:val="24"/>
          <w:szCs w:val="24"/>
        </w:rPr>
      </w:pPr>
    </w:p>
    <w:p w:rsidR="0049751D" w:rsidRDefault="005D49F3">
      <w:pPr>
        <w:pStyle w:val="ListParagraph"/>
        <w:numPr>
          <w:ilvl w:val="0"/>
          <w:numId w:val="33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Festive &amp; Event-Based Marketing:</w:t>
      </w:r>
    </w:p>
    <w:p w:rsidR="0049751D" w:rsidRDefault="005D49F3">
      <w:pPr>
        <w:pStyle w:val="ListParagraph"/>
        <w:numPr>
          <w:ilvl w:val="0"/>
          <w:numId w:val="37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Align promotions with </w:t>
      </w:r>
      <w:r>
        <w:rPr>
          <w:b/>
          <w:bCs/>
          <w:sz w:val="24"/>
          <w:szCs w:val="24"/>
        </w:rPr>
        <w:t>local festivals or shopping holidays.</w:t>
      </w:r>
    </w:p>
    <w:p w:rsidR="0049751D" w:rsidRDefault="005D49F3">
      <w:pPr>
        <w:pStyle w:val="ListParagraph"/>
        <w:numPr>
          <w:ilvl w:val="0"/>
          <w:numId w:val="37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Like October for </w:t>
      </w:r>
      <w:r>
        <w:rPr>
          <w:sz w:val="24"/>
          <w:szCs w:val="24"/>
        </w:rPr>
        <w:t xml:space="preserve">Halloween promotions, </w:t>
      </w:r>
      <w:r>
        <w:rPr>
          <w:sz w:val="24"/>
          <w:szCs w:val="24"/>
        </w:rPr>
        <w:t>November and December Focusing on Black Friday, Diwali last-minute gift deals, "12 Days of Christmas" offers, gift bundles</w:t>
      </w:r>
    </w:p>
    <w:p w:rsidR="0049751D" w:rsidRDefault="0049751D">
      <w:pPr>
        <w:pStyle w:val="ListParagraph"/>
        <w:spacing w:after="160" w:line="278" w:lineRule="auto"/>
        <w:rPr>
          <w:sz w:val="24"/>
          <w:szCs w:val="24"/>
        </w:rPr>
      </w:pPr>
    </w:p>
    <w:p w:rsidR="0049751D" w:rsidRDefault="005D49F3">
      <w:pPr>
        <w:pStyle w:val="ListParagraph"/>
        <w:numPr>
          <w:ilvl w:val="0"/>
          <w:numId w:val="33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>Referral &amp; Loyalty Programs:</w:t>
      </w:r>
    </w:p>
    <w:p w:rsidR="0049751D" w:rsidRDefault="005D49F3">
      <w:pPr>
        <w:pStyle w:val="ListParagraph"/>
        <w:numPr>
          <w:ilvl w:val="0"/>
          <w:numId w:val="38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Encourage existing customers to </w:t>
      </w:r>
      <w:r>
        <w:rPr>
          <w:b/>
          <w:bCs/>
          <w:sz w:val="24"/>
          <w:szCs w:val="24"/>
        </w:rPr>
        <w:t>refer friends</w:t>
      </w:r>
      <w:r>
        <w:rPr>
          <w:sz w:val="24"/>
          <w:szCs w:val="24"/>
        </w:rPr>
        <w:t xml:space="preserve"> with referral discounts.</w:t>
      </w:r>
    </w:p>
    <w:p w:rsidR="0049751D" w:rsidRDefault="005D49F3">
      <w:pPr>
        <w:pStyle w:val="ListParagraph"/>
        <w:numPr>
          <w:ilvl w:val="0"/>
          <w:numId w:val="38"/>
        </w:numPr>
        <w:spacing w:after="160" w:line="278" w:lineRule="auto"/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Offer loyalty points redeemable </w:t>
      </w:r>
      <w:r>
        <w:rPr>
          <w:sz w:val="24"/>
          <w:szCs w:val="24"/>
        </w:rPr>
        <w:t>in the next purchase.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>Identify which products may require increased marketing efforts. Which items have high prices yet underperform in sales?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160645" cy="1939290"/>
            <wp:effectExtent l="0" t="0" r="1905" b="3810"/>
            <wp:docPr id="1201593031" name="Picture 39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93031" name="Picture 39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6"/>
                    <a:stretch>
                      <a:fillRect/>
                    </a:stretch>
                  </pic:blipFill>
                  <pic:spPr>
                    <a:xfrm>
                      <a:off x="0" y="0"/>
                      <a:ext cx="5198845" cy="19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733415" cy="2167890"/>
            <wp:effectExtent l="0" t="0" r="635" b="3810"/>
            <wp:docPr id="12325260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6091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31" cy="216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u w:val="single"/>
          <w:lang w:val="en-IN"/>
        </w:rPr>
        <w:t>Insight:</w:t>
      </w:r>
    </w:p>
    <w:p w:rsidR="0049751D" w:rsidRDefault="005D49F3">
      <w:pPr>
        <w:pStyle w:val="ListParagraph"/>
        <w:numPr>
          <w:ilvl w:val="0"/>
          <w:numId w:val="39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After analysing the product performance data, two items stand out as having high prices, but </w:t>
      </w:r>
      <w:r>
        <w:rPr>
          <w:sz w:val="24"/>
          <w:szCs w:val="24"/>
        </w:rPr>
        <w:t>underperforming sales as shown in above references.</w:t>
      </w:r>
    </w:p>
    <w:p w:rsidR="0049751D" w:rsidRDefault="005D49F3">
      <w:pPr>
        <w:pStyle w:val="ListParagraph"/>
        <w:numPr>
          <w:ilvl w:val="0"/>
          <w:numId w:val="39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These two products are priced higher than most competitors in its category but </w:t>
      </w:r>
      <w:proofErr w:type="gramStart"/>
      <w:r>
        <w:rPr>
          <w:sz w:val="24"/>
          <w:szCs w:val="24"/>
        </w:rPr>
        <w:t>has</w:t>
      </w:r>
      <w:proofErr w:type="gramEnd"/>
      <w:r>
        <w:rPr>
          <w:sz w:val="24"/>
          <w:szCs w:val="24"/>
        </w:rPr>
        <w:t xml:space="preserve"> not shown strong sales figures. It is possible that customers perceive it as overpriced or are unaware of its value propo</w:t>
      </w:r>
      <w:r>
        <w:rPr>
          <w:sz w:val="24"/>
          <w:szCs w:val="24"/>
        </w:rPr>
        <w:t>sition.</w:t>
      </w:r>
    </w:p>
    <w:p w:rsidR="0049751D" w:rsidRDefault="005D49F3">
      <w:pPr>
        <w:pStyle w:val="ListParagraph"/>
        <w:numPr>
          <w:ilvl w:val="0"/>
          <w:numId w:val="39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This combination suggests that these products may benefit from targeted marketing interventions to drive demand and justify their pricing.</w:t>
      </w:r>
    </w:p>
    <w:p w:rsidR="0049751D" w:rsidRDefault="005D49F3">
      <w:pPr>
        <w:spacing w:after="160" w:line="278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Targeted Marketing Strategies</w:t>
      </w:r>
    </w:p>
    <w:p w:rsidR="0049751D" w:rsidRDefault="005D49F3">
      <w:pPr>
        <w:pStyle w:val="ListParagraph"/>
        <w:widowControl w:val="0"/>
        <w:numPr>
          <w:ilvl w:val="0"/>
          <w:numId w:val="3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Offer limited-time price drops or bundled discounts with related items.</w:t>
      </w:r>
    </w:p>
    <w:p w:rsidR="0049751D" w:rsidRDefault="005D49F3">
      <w:pPr>
        <w:pStyle w:val="ListParagraph"/>
        <w:widowControl w:val="0"/>
        <w:numPr>
          <w:ilvl w:val="0"/>
          <w:numId w:val="3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Use dat</w:t>
      </w:r>
      <w:r>
        <w:rPr>
          <w:sz w:val="24"/>
          <w:szCs w:val="24"/>
        </w:rPr>
        <w:t>a-driven targeted ads on Amazon, social media, and email campaigns.</w:t>
      </w:r>
    </w:p>
    <w:p w:rsidR="0049751D" w:rsidRDefault="005D49F3">
      <w:pPr>
        <w:pStyle w:val="ListParagraph"/>
        <w:widowControl w:val="0"/>
        <w:numPr>
          <w:ilvl w:val="0"/>
          <w:numId w:val="39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Partner with influencers to showcase product value.</w:t>
      </w:r>
    </w:p>
    <w:p w:rsidR="0049751D" w:rsidRDefault="005D49F3">
      <w:pPr>
        <w:pStyle w:val="ListParagraph"/>
        <w:numPr>
          <w:ilvl w:val="0"/>
          <w:numId w:val="39"/>
        </w:numPr>
        <w:spacing w:after="160" w:line="278" w:lineRule="auto"/>
        <w:rPr>
          <w:sz w:val="28"/>
          <w:szCs w:val="28"/>
        </w:rPr>
      </w:pPr>
      <w:r>
        <w:rPr>
          <w:sz w:val="24"/>
          <w:szCs w:val="24"/>
        </w:rPr>
        <w:t>Revisit the pricing strategy. If this product is priced similarly to competitors but lacks distinct advantages, adjusting the price slig</w:t>
      </w:r>
      <w:r>
        <w:rPr>
          <w:sz w:val="24"/>
          <w:szCs w:val="24"/>
        </w:rPr>
        <w:t>htly or improving its features may help boost sales.</w:t>
      </w:r>
    </w:p>
    <w:p w:rsidR="0049751D" w:rsidRDefault="0049751D">
      <w:pPr>
        <w:pStyle w:val="ListParagraph"/>
        <w:widowControl w:val="0"/>
        <w:spacing w:before="200" w:line="273" w:lineRule="auto"/>
        <w:rPr>
          <w:b/>
          <w:bCs/>
          <w:sz w:val="24"/>
          <w:szCs w:val="24"/>
          <w:u w:val="single"/>
        </w:rPr>
      </w:pP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>Assess which products should have discounts. How can targeted incentives drive sales and customer loyalty for specific products?</w:t>
      </w:r>
    </w:p>
    <w:p w:rsidR="0049751D" w:rsidRDefault="005D49F3">
      <w:pPr>
        <w:widowControl w:val="0"/>
        <w:spacing w:before="200" w:line="273" w:lineRule="auto"/>
        <w:ind w:left="502"/>
        <w:rPr>
          <w:color w:val="005E00"/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160645" cy="1939290"/>
            <wp:effectExtent l="0" t="0" r="1905" b="3810"/>
            <wp:docPr id="632630858" name="Picture 39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30858" name="Picture 39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6"/>
                    <a:stretch>
                      <a:fillRect/>
                    </a:stretch>
                  </pic:blipFill>
                  <pic:spPr>
                    <a:xfrm>
                      <a:off x="0" y="0"/>
                      <a:ext cx="5198845" cy="19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color w:val="005E00"/>
          <w:sz w:val="24"/>
          <w:szCs w:val="24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118100" cy="1934845"/>
            <wp:effectExtent l="0" t="0" r="6350" b="8255"/>
            <wp:docPr id="304748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85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437" cy="195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rPr>
          <w:b/>
          <w:bCs/>
          <w:sz w:val="24"/>
          <w:szCs w:val="24"/>
          <w:u w:val="single"/>
        </w:rPr>
      </w:pPr>
    </w:p>
    <w:p w:rsidR="0049751D" w:rsidRDefault="005D49F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</w:t>
      </w:r>
      <w:r>
        <w:rPr>
          <w:b/>
          <w:bCs/>
          <w:sz w:val="24"/>
          <w:szCs w:val="24"/>
          <w:u w:val="single"/>
        </w:rPr>
        <w:t>Insights:</w:t>
      </w:r>
    </w:p>
    <w:p w:rsidR="0049751D" w:rsidRDefault="005D49F3">
      <w:pPr>
        <w:pStyle w:val="ListParagraph"/>
        <w:numPr>
          <w:ilvl w:val="0"/>
          <w:numId w:val="40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As shown in above figure, we have 2 products </w:t>
      </w:r>
      <w:proofErr w:type="spellStart"/>
      <w:r>
        <w:rPr>
          <w:sz w:val="24"/>
          <w:szCs w:val="24"/>
        </w:rPr>
        <w:t>i.e</w:t>
      </w:r>
      <w:proofErr w:type="spellEnd"/>
    </w:p>
    <w:p w:rsidR="0049751D" w:rsidRDefault="005D49F3">
      <w:pPr>
        <w:pStyle w:val="ListParagraph"/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Canon EOS 60D DSLR Camera Bundle-18-55mm lens-Black and </w:t>
      </w:r>
      <w:proofErr w:type="spellStart"/>
      <w:r>
        <w:rPr>
          <w:sz w:val="24"/>
          <w:szCs w:val="24"/>
        </w:rPr>
        <w:t>Infinix</w:t>
      </w:r>
      <w:proofErr w:type="spellEnd"/>
      <w:r>
        <w:rPr>
          <w:sz w:val="24"/>
          <w:szCs w:val="24"/>
        </w:rPr>
        <w:t xml:space="preserve"> Smart HD X612(2021)-32GB-2GB RAM- Black, where sales are high in price and less in order quantity.</w:t>
      </w:r>
      <w:proofErr w:type="gramEnd"/>
    </w:p>
    <w:p w:rsidR="0049751D" w:rsidRDefault="005D49F3">
      <w:pPr>
        <w:pStyle w:val="ListParagraph"/>
        <w:numPr>
          <w:ilvl w:val="0"/>
          <w:numId w:val="40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Products with a high price tag but low quantity volume can be seen as too expensive by customers. Offering a targeted discount can help make these products more appealing to buyers who might hesitate to pay full price. </w:t>
      </w:r>
    </w:p>
    <w:p w:rsidR="0049751D" w:rsidRDefault="005D49F3">
      <w:pPr>
        <w:rPr>
          <w:sz w:val="24"/>
          <w:szCs w:val="24"/>
          <w:u w:val="single"/>
        </w:rPr>
      </w:pPr>
      <w:r>
        <w:rPr>
          <w:sz w:val="28"/>
          <w:szCs w:val="28"/>
        </w:rPr>
        <w:t xml:space="preserve">   </w:t>
      </w:r>
      <w:r>
        <w:rPr>
          <w:sz w:val="24"/>
          <w:szCs w:val="24"/>
          <w:u w:val="single"/>
        </w:rPr>
        <w:t>Recommendation:</w:t>
      </w:r>
    </w:p>
    <w:p w:rsidR="0049751D" w:rsidRDefault="005D49F3">
      <w:pPr>
        <w:pStyle w:val="ListParagraph"/>
        <w:numPr>
          <w:ilvl w:val="0"/>
          <w:numId w:val="40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Targeted incentiv</w:t>
      </w:r>
      <w:r>
        <w:rPr>
          <w:sz w:val="24"/>
          <w:szCs w:val="24"/>
        </w:rPr>
        <w:t>es, like time-limited offers or exclusive deals, create a sense of urgency, motivating customers to buy now.</w:t>
      </w:r>
    </w:p>
    <w:p w:rsidR="0049751D" w:rsidRDefault="005D49F3">
      <w:pPr>
        <w:pStyle w:val="ListParagraph"/>
        <w:numPr>
          <w:ilvl w:val="0"/>
          <w:numId w:val="40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Offering discounts to customer preferences or purchase history can encourage hesitant buyers to make a purchase.</w:t>
      </w:r>
    </w:p>
    <w:p w:rsidR="0049751D" w:rsidRDefault="005D49F3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Give welcome discounts to encourag</w:t>
      </w:r>
      <w:r>
        <w:rPr>
          <w:sz w:val="24"/>
          <w:szCs w:val="24"/>
        </w:rPr>
        <w:t>e future purchases.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Come up with a loyalty program to benefit the company’s customers. From the available lot of customers come up with strategies to bucket them and provide benefits under different loyalty programs. </w:t>
      </w:r>
    </w:p>
    <w:p w:rsidR="0049751D" w:rsidRDefault="005D49F3">
      <w:pPr>
        <w:widowControl w:val="0"/>
        <w:spacing w:before="200" w:line="273" w:lineRule="auto"/>
        <w:ind w:left="502"/>
        <w:rPr>
          <w:color w:val="005E00"/>
          <w:sz w:val="24"/>
          <w:szCs w:val="24"/>
        </w:rPr>
      </w:pPr>
      <w:r>
        <w:rPr>
          <w:sz w:val="24"/>
          <w:szCs w:val="24"/>
        </w:rPr>
        <w:t xml:space="preserve">The goal of this </w:t>
      </w:r>
      <w:r>
        <w:rPr>
          <w:b/>
          <w:bCs/>
          <w:sz w:val="24"/>
          <w:szCs w:val="24"/>
        </w:rPr>
        <w:t>loyalty program</w:t>
      </w:r>
      <w:r>
        <w:rPr>
          <w:sz w:val="24"/>
          <w:szCs w:val="24"/>
        </w:rPr>
        <w:t xml:space="preserve"> is to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increase customer retention, boost repeat purchases, and enhance customer satisfaction</w:t>
      </w:r>
      <w:r>
        <w:rPr>
          <w:sz w:val="24"/>
          <w:szCs w:val="24"/>
        </w:rPr>
        <w:t xml:space="preserve"> by offering tailored benefits. To do this, created different loyalty tiers based on purchase behaviour.</w:t>
      </w:r>
    </w:p>
    <w:p w:rsidR="0049751D" w:rsidRDefault="005D49F3">
      <w:pPr>
        <w:widowControl w:val="0"/>
        <w:spacing w:before="200" w:line="273" w:lineRule="auto"/>
        <w:ind w:left="502"/>
        <w:rPr>
          <w:color w:val="005E00"/>
          <w:sz w:val="24"/>
          <w:szCs w:val="24"/>
        </w:rPr>
      </w:pPr>
      <w:r>
        <w:rPr>
          <w:sz w:val="24"/>
          <w:szCs w:val="24"/>
        </w:rPr>
        <w:t xml:space="preserve">To </w:t>
      </w:r>
      <w:r>
        <w:rPr>
          <w:b/>
          <w:bCs/>
          <w:sz w:val="24"/>
          <w:szCs w:val="24"/>
        </w:rPr>
        <w:t>categorize customers</w:t>
      </w:r>
      <w:r>
        <w:rPr>
          <w:sz w:val="24"/>
          <w:szCs w:val="24"/>
        </w:rPr>
        <w:t xml:space="preserve">, used </w:t>
      </w:r>
      <w:r>
        <w:rPr>
          <w:b/>
          <w:bCs/>
          <w:sz w:val="24"/>
          <w:szCs w:val="24"/>
        </w:rPr>
        <w:t>three key factors</w:t>
      </w:r>
      <w:r>
        <w:rPr>
          <w:sz w:val="24"/>
          <w:szCs w:val="24"/>
        </w:rPr>
        <w:t>:</w:t>
      </w:r>
    </w:p>
    <w:p w:rsidR="0049751D" w:rsidRDefault="005D49F3">
      <w:pPr>
        <w:pStyle w:val="ListParagraph"/>
        <w:widowControl w:val="0"/>
        <w:numPr>
          <w:ilvl w:val="0"/>
          <w:numId w:val="41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Purchase Freque</w:t>
      </w:r>
      <w:r>
        <w:rPr>
          <w:sz w:val="24"/>
          <w:szCs w:val="24"/>
        </w:rPr>
        <w:t>ncy (How often a customer buys)</w:t>
      </w:r>
    </w:p>
    <w:p w:rsidR="0049751D" w:rsidRDefault="005D49F3">
      <w:pPr>
        <w:pStyle w:val="ListParagraph"/>
        <w:widowControl w:val="0"/>
        <w:numPr>
          <w:ilvl w:val="0"/>
          <w:numId w:val="41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Total sales</w:t>
      </w:r>
    </w:p>
    <w:p w:rsidR="0049751D" w:rsidRDefault="005D49F3">
      <w:pPr>
        <w:pStyle w:val="ListParagraph"/>
        <w:widowControl w:val="0"/>
        <w:numPr>
          <w:ilvl w:val="0"/>
          <w:numId w:val="41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Order quantity</w:t>
      </w:r>
    </w:p>
    <w:p w:rsidR="0049751D" w:rsidRDefault="005D49F3">
      <w:pPr>
        <w:pStyle w:val="ListParagraph"/>
        <w:widowControl w:val="0"/>
        <w:numPr>
          <w:ilvl w:val="0"/>
          <w:numId w:val="41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Customer Rating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       Using this, divided customers into four loyalty tiers:</w:t>
      </w:r>
    </w:p>
    <w:p w:rsidR="0049751D" w:rsidRDefault="005D49F3">
      <w:pPr>
        <w:pStyle w:val="ListParagraph"/>
        <w:widowControl w:val="0"/>
        <w:numPr>
          <w:ilvl w:val="0"/>
          <w:numId w:val="42"/>
        </w:numPr>
        <w:spacing w:before="200" w:line="273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Platinum Tier (High-Value Customers)</w:t>
      </w:r>
    </w:p>
    <w:p w:rsidR="0049751D" w:rsidRDefault="005D49F3">
      <w:pPr>
        <w:pStyle w:val="ListParagraph"/>
        <w:widowControl w:val="0"/>
        <w:spacing w:before="200" w:line="273" w:lineRule="auto"/>
        <w:ind w:left="1124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Criteria:</w:t>
      </w:r>
    </w:p>
    <w:p w:rsidR="0049751D" w:rsidRDefault="005D49F3">
      <w:pPr>
        <w:pStyle w:val="ListParagraph"/>
        <w:widowControl w:val="0"/>
        <w:numPr>
          <w:ilvl w:val="0"/>
          <w:numId w:val="43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8-10 orders per month.</w:t>
      </w:r>
    </w:p>
    <w:p w:rsidR="0049751D" w:rsidRDefault="005D49F3">
      <w:pPr>
        <w:pStyle w:val="ListParagraph"/>
        <w:widowControl w:val="0"/>
        <w:numPr>
          <w:ilvl w:val="0"/>
          <w:numId w:val="43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High total sales (Top 10% of all customers)</w:t>
      </w:r>
    </w:p>
    <w:p w:rsidR="0049751D" w:rsidRDefault="005D49F3">
      <w:pPr>
        <w:pStyle w:val="ListParagraph"/>
        <w:widowControl w:val="0"/>
        <w:numPr>
          <w:ilvl w:val="0"/>
          <w:numId w:val="43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Low r</w:t>
      </w:r>
      <w:r>
        <w:rPr>
          <w:sz w:val="24"/>
          <w:szCs w:val="24"/>
        </w:rPr>
        <w:t>eturn rate and high customer ratings.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  <w:u w:val="single"/>
        </w:rPr>
        <w:t>Benefits &amp; Strategies:</w:t>
      </w:r>
    </w:p>
    <w:p w:rsidR="0049751D" w:rsidRDefault="005D49F3">
      <w:pPr>
        <w:pStyle w:val="ListParagraph"/>
        <w:widowControl w:val="0"/>
        <w:numPr>
          <w:ilvl w:val="0"/>
          <w:numId w:val="44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Free Next-Day or Express Delivery</w:t>
      </w:r>
    </w:p>
    <w:p w:rsidR="0049751D" w:rsidRDefault="005D49F3">
      <w:pPr>
        <w:pStyle w:val="ListParagraph"/>
        <w:widowControl w:val="0"/>
        <w:numPr>
          <w:ilvl w:val="0"/>
          <w:numId w:val="44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Personalized Product Recommendations</w:t>
      </w:r>
    </w:p>
    <w:p w:rsidR="0049751D" w:rsidRDefault="005D49F3">
      <w:pPr>
        <w:pStyle w:val="ListParagraph"/>
        <w:widowControl w:val="0"/>
        <w:numPr>
          <w:ilvl w:val="0"/>
          <w:numId w:val="44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Extra </w:t>
      </w:r>
      <w:proofErr w:type="spellStart"/>
      <w:r>
        <w:rPr>
          <w:sz w:val="24"/>
          <w:szCs w:val="24"/>
        </w:rPr>
        <w:t>Cashback</w:t>
      </w:r>
      <w:proofErr w:type="spellEnd"/>
      <w:r>
        <w:rPr>
          <w:sz w:val="24"/>
          <w:szCs w:val="24"/>
        </w:rPr>
        <w:t xml:space="preserve"> (5%–10%)</w:t>
      </w:r>
    </w:p>
    <w:p w:rsidR="0049751D" w:rsidRDefault="005D49F3">
      <w:pPr>
        <w:pStyle w:val="ListParagraph"/>
        <w:widowControl w:val="0"/>
        <w:numPr>
          <w:ilvl w:val="0"/>
          <w:numId w:val="44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Exclusive Early Access to Sales</w:t>
      </w:r>
    </w:p>
    <w:p w:rsidR="0049751D" w:rsidRDefault="0049751D">
      <w:pPr>
        <w:pStyle w:val="ListParagraph"/>
        <w:widowControl w:val="0"/>
        <w:spacing w:before="200" w:line="273" w:lineRule="auto"/>
        <w:ind w:left="1789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42"/>
        </w:numPr>
        <w:spacing w:before="200" w:line="273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Gold Tier (Frequent Buyers)</w:t>
      </w:r>
    </w:p>
    <w:p w:rsidR="0049751D" w:rsidRDefault="005D49F3">
      <w:pPr>
        <w:pStyle w:val="ListParagraph"/>
        <w:widowControl w:val="0"/>
        <w:spacing w:before="200" w:line="273" w:lineRule="auto"/>
        <w:ind w:left="1124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Criteria:</w:t>
      </w:r>
    </w:p>
    <w:p w:rsidR="0049751D" w:rsidRDefault="005D49F3">
      <w:pPr>
        <w:pStyle w:val="ListParagraph"/>
        <w:widowControl w:val="0"/>
        <w:numPr>
          <w:ilvl w:val="0"/>
          <w:numId w:val="45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5-7 orders </w:t>
      </w:r>
      <w:r>
        <w:rPr>
          <w:sz w:val="24"/>
          <w:szCs w:val="24"/>
        </w:rPr>
        <w:t>per month</w:t>
      </w:r>
    </w:p>
    <w:p w:rsidR="0049751D" w:rsidRDefault="005D49F3">
      <w:pPr>
        <w:pStyle w:val="ListParagraph"/>
        <w:widowControl w:val="0"/>
        <w:numPr>
          <w:ilvl w:val="0"/>
          <w:numId w:val="45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Moderate to high total spend</w:t>
      </w:r>
    </w:p>
    <w:p w:rsidR="0049751D" w:rsidRDefault="005D49F3">
      <w:pPr>
        <w:pStyle w:val="ListParagraph"/>
        <w:widowControl w:val="0"/>
        <w:numPr>
          <w:ilvl w:val="0"/>
          <w:numId w:val="45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Occasional returns, decent customer ratings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  <w:u w:val="single"/>
        </w:rPr>
        <w:t>Benefits &amp; Strategies:</w:t>
      </w:r>
    </w:p>
    <w:p w:rsidR="0049751D" w:rsidRDefault="005D49F3">
      <w:pPr>
        <w:pStyle w:val="ListParagraph"/>
        <w:widowControl w:val="0"/>
        <w:numPr>
          <w:ilvl w:val="0"/>
          <w:numId w:val="4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Loyalty Coupons (like some amount off on purchases above)</w:t>
      </w:r>
    </w:p>
    <w:p w:rsidR="0049751D" w:rsidRDefault="005D49F3">
      <w:pPr>
        <w:pStyle w:val="ListParagraph"/>
        <w:widowControl w:val="0"/>
        <w:numPr>
          <w:ilvl w:val="0"/>
          <w:numId w:val="4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Bonus Points on Special Events (festivals, birthdays, etc.)</w:t>
      </w:r>
    </w:p>
    <w:p w:rsidR="0049751D" w:rsidRDefault="005D49F3">
      <w:pPr>
        <w:pStyle w:val="ListParagraph"/>
        <w:widowControl w:val="0"/>
        <w:numPr>
          <w:ilvl w:val="0"/>
          <w:numId w:val="46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Refer &amp; Earn Pro</w:t>
      </w:r>
      <w:r>
        <w:rPr>
          <w:sz w:val="24"/>
          <w:szCs w:val="24"/>
        </w:rPr>
        <w:t>gram (₹200 credit for bringing new customers)</w:t>
      </w:r>
    </w:p>
    <w:p w:rsidR="0049751D" w:rsidRDefault="0049751D">
      <w:pPr>
        <w:pStyle w:val="ListParagraph"/>
        <w:widowControl w:val="0"/>
        <w:spacing w:before="200" w:line="273" w:lineRule="auto"/>
        <w:ind w:left="1778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42"/>
        </w:numPr>
        <w:spacing w:before="200" w:line="273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Silver Tier (Occasional Shoppers)</w:t>
      </w:r>
    </w:p>
    <w:p w:rsidR="0049751D" w:rsidRDefault="005D49F3">
      <w:pPr>
        <w:pStyle w:val="ListParagraph"/>
        <w:widowControl w:val="0"/>
        <w:spacing w:before="200" w:line="273" w:lineRule="auto"/>
        <w:ind w:left="1124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Criteria:</w:t>
      </w:r>
    </w:p>
    <w:p w:rsidR="0049751D" w:rsidRDefault="005D49F3">
      <w:pPr>
        <w:pStyle w:val="ListParagraph"/>
        <w:widowControl w:val="0"/>
        <w:numPr>
          <w:ilvl w:val="0"/>
          <w:numId w:val="47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2–5 orders per month</w:t>
      </w:r>
    </w:p>
    <w:p w:rsidR="0049751D" w:rsidRDefault="005D49F3">
      <w:pPr>
        <w:pStyle w:val="ListParagraph"/>
        <w:widowControl w:val="0"/>
        <w:numPr>
          <w:ilvl w:val="0"/>
          <w:numId w:val="47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Medium spending pattern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  <w:u w:val="single"/>
        </w:rPr>
        <w:t>Benefits &amp; Strategies:</w:t>
      </w:r>
    </w:p>
    <w:p w:rsidR="0049751D" w:rsidRDefault="005D49F3">
      <w:pPr>
        <w:pStyle w:val="ListParagraph"/>
        <w:widowControl w:val="0"/>
        <w:numPr>
          <w:ilvl w:val="0"/>
          <w:numId w:val="48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Limited-Time Discount Offers</w:t>
      </w:r>
    </w:p>
    <w:p w:rsidR="0049751D" w:rsidRDefault="005D49F3">
      <w:pPr>
        <w:pStyle w:val="ListParagraph"/>
        <w:widowControl w:val="0"/>
        <w:numPr>
          <w:ilvl w:val="0"/>
          <w:numId w:val="48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Free Shipping on Orders Above some amount.</w:t>
      </w:r>
    </w:p>
    <w:p w:rsidR="0049751D" w:rsidRDefault="005D49F3">
      <w:pPr>
        <w:pStyle w:val="ListParagraph"/>
        <w:widowControl w:val="0"/>
        <w:numPr>
          <w:ilvl w:val="0"/>
          <w:numId w:val="48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Offer </w:t>
      </w:r>
      <w:r>
        <w:rPr>
          <w:sz w:val="24"/>
          <w:szCs w:val="24"/>
        </w:rPr>
        <w:t>1-month free trial of Prime-membership to convert them into loyal customers.</w:t>
      </w:r>
    </w:p>
    <w:p w:rsidR="0049751D" w:rsidRDefault="0049751D">
      <w:pPr>
        <w:pStyle w:val="ListParagraph"/>
        <w:widowControl w:val="0"/>
        <w:spacing w:before="200" w:line="273" w:lineRule="auto"/>
        <w:ind w:left="1724"/>
        <w:rPr>
          <w:sz w:val="24"/>
          <w:szCs w:val="24"/>
        </w:rPr>
      </w:pPr>
    </w:p>
    <w:p w:rsidR="0049751D" w:rsidRDefault="005D49F3">
      <w:pPr>
        <w:pStyle w:val="ListParagraph"/>
        <w:widowControl w:val="0"/>
        <w:numPr>
          <w:ilvl w:val="0"/>
          <w:numId w:val="42"/>
        </w:numPr>
        <w:spacing w:before="200" w:line="273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Basic Tier (Inactive Buyers)</w:t>
      </w:r>
    </w:p>
    <w:p w:rsidR="0049751D" w:rsidRDefault="005D49F3">
      <w:pPr>
        <w:pStyle w:val="ListParagraph"/>
        <w:widowControl w:val="0"/>
        <w:spacing w:before="200" w:line="273" w:lineRule="auto"/>
        <w:ind w:left="1124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Criteria:</w:t>
      </w:r>
    </w:p>
    <w:p w:rsidR="0049751D" w:rsidRDefault="005D49F3">
      <w:pPr>
        <w:pStyle w:val="ListParagraph"/>
        <w:widowControl w:val="0"/>
        <w:numPr>
          <w:ilvl w:val="0"/>
          <w:numId w:val="49"/>
        </w:numPr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Only 1 purchase in the last 3–6 months</w:t>
      </w:r>
    </w:p>
    <w:p w:rsidR="0049751D" w:rsidRDefault="005D49F3">
      <w:pPr>
        <w:pStyle w:val="ListParagraph"/>
        <w:widowControl w:val="0"/>
        <w:numPr>
          <w:ilvl w:val="0"/>
          <w:numId w:val="49"/>
        </w:numPr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Low engagement, minimal spending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  <w:u w:val="single"/>
        </w:rPr>
        <w:t>Benefits &amp; Strategies:</w:t>
      </w:r>
    </w:p>
    <w:p w:rsidR="0049751D" w:rsidRDefault="005D49F3">
      <w:pPr>
        <w:pStyle w:val="ListParagraph"/>
        <w:widowControl w:val="0"/>
        <w:numPr>
          <w:ilvl w:val="0"/>
          <w:numId w:val="50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 xml:space="preserve">Welcome Back Discount (Some </w:t>
      </w:r>
      <w:r>
        <w:rPr>
          <w:sz w:val="24"/>
          <w:szCs w:val="24"/>
        </w:rPr>
        <w:t>amount Off on Next Order)</w:t>
      </w:r>
    </w:p>
    <w:p w:rsidR="0049751D" w:rsidRDefault="005D49F3">
      <w:pPr>
        <w:pStyle w:val="ListParagraph"/>
        <w:widowControl w:val="0"/>
        <w:numPr>
          <w:ilvl w:val="0"/>
          <w:numId w:val="50"/>
        </w:numPr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Email / SMS Campaigns with Personalized Deals</w:t>
      </w:r>
    </w:p>
    <w:p w:rsidR="0049751D" w:rsidRDefault="005D49F3">
      <w:pPr>
        <w:widowControl w:val="0"/>
        <w:spacing w:before="200" w:line="273" w:lineRule="auto"/>
        <w:rPr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 xml:space="preserve">     </w:t>
      </w:r>
      <w:r>
        <w:rPr>
          <w:b/>
          <w:bCs/>
          <w:sz w:val="28"/>
          <w:szCs w:val="28"/>
          <w:u w:val="single"/>
          <w:lang w:val="en-IN"/>
        </w:rPr>
        <w:t>Report</w:t>
      </w:r>
    </w:p>
    <w:p w:rsidR="0049751D" w:rsidRDefault="005D49F3">
      <w:pPr>
        <w:pStyle w:val="ListParagraph"/>
        <w:widowControl w:val="0"/>
        <w:numPr>
          <w:ilvl w:val="0"/>
          <w:numId w:val="51"/>
        </w:numPr>
        <w:spacing w:before="200" w:line="273" w:lineRule="auto"/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u w:val="single"/>
        </w:rPr>
        <w:t>Customer Segmentation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4144645" cy="2285365"/>
            <wp:effectExtent l="0" t="0" r="8255" b="635"/>
            <wp:docPr id="605201477" name="Picture 43" descr="A pie chart with numbers and a number of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1477" name="Picture 43" descr="A pie chart with numbers and a number of percent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510" cy="230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pStyle w:val="ListParagraph"/>
        <w:widowControl w:val="0"/>
        <w:numPr>
          <w:ilvl w:val="0"/>
          <w:numId w:val="51"/>
        </w:numPr>
        <w:spacing w:before="200" w:line="273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Revenue by Loyalty Tier</w:t>
      </w:r>
    </w:p>
    <w:p w:rsidR="0049751D" w:rsidRDefault="005D49F3">
      <w:pPr>
        <w:widowControl w:val="0"/>
        <w:spacing w:before="200" w:line="273" w:lineRule="auto"/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noProof/>
          <w:sz w:val="24"/>
          <w:szCs w:val="24"/>
          <w:u w:val="single"/>
          <w:lang w:val="en-IN"/>
        </w:rPr>
        <w:drawing>
          <wp:inline distT="0" distB="0" distL="0" distR="0">
            <wp:extent cx="4195445" cy="2205355"/>
            <wp:effectExtent l="0" t="0" r="0" b="4445"/>
            <wp:docPr id="1576407849" name="Picture 45" descr="A pie chart with numbers and a few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07849" name="Picture 45" descr="A pie chart with numbers and a few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585" cy="22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73" w:lineRule="auto"/>
        <w:rPr>
          <w:sz w:val="24"/>
          <w:szCs w:val="24"/>
        </w:rPr>
      </w:pP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Using the DAX functions Calculate and </w:t>
      </w:r>
      <w:proofErr w:type="gramStart"/>
      <w:r>
        <w:rPr>
          <w:color w:val="005E00"/>
          <w:sz w:val="24"/>
          <w:szCs w:val="24"/>
        </w:rPr>
        <w:t>a row</w:t>
      </w:r>
      <w:proofErr w:type="gramEnd"/>
      <w:r>
        <w:rPr>
          <w:color w:val="005E00"/>
          <w:sz w:val="24"/>
          <w:szCs w:val="24"/>
        </w:rPr>
        <w:t xml:space="preserve"> iteration DAX function calculate the total sales for the Product Category </w:t>
      </w:r>
      <w:r>
        <w:rPr>
          <w:color w:val="005E00"/>
          <w:sz w:val="24"/>
          <w:szCs w:val="24"/>
        </w:rPr>
        <w:t>“Fashion” and delivery type “Shipped from Abroad”. What are the other types of DAX functions you have used in the project?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229860" cy="1661795"/>
            <wp:effectExtent l="0" t="0" r="0" b="0"/>
            <wp:docPr id="622973231" name="Picture 4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3231" name="Picture 4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165" cy="173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Other DAX Functions Used in the Project </w:t>
      </w:r>
      <w:proofErr w:type="gramStart"/>
      <w:r>
        <w:rPr>
          <w:sz w:val="24"/>
          <w:szCs w:val="24"/>
          <w:u w:val="single"/>
        </w:rPr>
        <w:t>are</w:t>
      </w:r>
      <w:proofErr w:type="gramEnd"/>
      <w:r>
        <w:rPr>
          <w:sz w:val="24"/>
          <w:szCs w:val="24"/>
          <w:u w:val="single"/>
        </w:rPr>
        <w:t>: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356735" cy="1283970"/>
            <wp:effectExtent l="0" t="0" r="5715" b="0"/>
            <wp:docPr id="1018722740" name="Picture 4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2740" name="Picture 4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53" cy="128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419600" cy="1163955"/>
            <wp:effectExtent l="0" t="0" r="0" b="0"/>
            <wp:docPr id="1533026524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26524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093" cy="116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438015" cy="1482090"/>
            <wp:effectExtent l="0" t="0" r="635" b="3810"/>
            <wp:docPr id="1218641483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1483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68"/>
                    <a:stretch>
                      <a:fillRect/>
                    </a:stretch>
                  </pic:blipFill>
                  <pic:spPr>
                    <a:xfrm>
                      <a:off x="0" y="0"/>
                      <a:ext cx="4455055" cy="148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453890" cy="1724660"/>
            <wp:effectExtent l="0" t="0" r="3810" b="8890"/>
            <wp:docPr id="22914810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810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009" cy="175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lastRenderedPageBreak/>
        <w:drawing>
          <wp:inline distT="0" distB="0" distL="0" distR="0">
            <wp:extent cx="4602480" cy="1717675"/>
            <wp:effectExtent l="0" t="0" r="7620" b="0"/>
            <wp:docPr id="84698803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88039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453" cy="172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3688080" cy="373380"/>
            <wp:effectExtent l="0" t="0" r="7620" b="7620"/>
            <wp:docPr id="1879755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797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648200" cy="1551305"/>
            <wp:effectExtent l="0" t="0" r="0" b="0"/>
            <wp:docPr id="130154755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4755" name="Picture 6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440" cy="15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641215" cy="1606550"/>
            <wp:effectExtent l="0" t="0" r="6985" b="0"/>
            <wp:docPr id="314887821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87821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326" cy="161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592320" cy="1620520"/>
            <wp:effectExtent l="0" t="0" r="0" b="0"/>
            <wp:docPr id="1248278968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8968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4561" cy="16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  <w:r>
        <w:rPr>
          <w:noProof/>
          <w:sz w:val="24"/>
          <w:szCs w:val="24"/>
          <w:u w:val="single"/>
          <w:lang w:val="en-IN"/>
        </w:rPr>
        <w:lastRenderedPageBreak/>
        <w:drawing>
          <wp:inline distT="0" distB="0" distL="0" distR="0">
            <wp:extent cx="5733415" cy="1507490"/>
            <wp:effectExtent l="0" t="0" r="635" b="0"/>
            <wp:docPr id="119640357" name="Picture 8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0357" name="Picture 8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73" w:lineRule="auto"/>
        <w:ind w:left="502"/>
        <w:rPr>
          <w:sz w:val="24"/>
          <w:szCs w:val="24"/>
          <w:u w:val="single"/>
          <w:lang w:val="en-IN"/>
        </w:rPr>
      </w:pP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Wait Times Correlated with Demographics and Care: Explore how </w:t>
      </w:r>
      <w:r>
        <w:rPr>
          <w:color w:val="005E00"/>
          <w:sz w:val="24"/>
          <w:szCs w:val="24"/>
        </w:rPr>
        <w:t>average wait times vary across different product categories to optimize scheduling and staffing.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</w:rPr>
      </w:pPr>
      <w:r>
        <w:rPr>
          <w:sz w:val="24"/>
          <w:szCs w:val="24"/>
        </w:rPr>
        <w:t xml:space="preserve">I have already calculated Delivery Duration which is the duration between order date and delivery date, and it is same </w:t>
      </w:r>
      <w:proofErr w:type="gramStart"/>
      <w:r>
        <w:rPr>
          <w:sz w:val="24"/>
          <w:szCs w:val="24"/>
        </w:rPr>
        <w:t>for  wait</w:t>
      </w:r>
      <w:proofErr w:type="gramEnd"/>
      <w:r>
        <w:rPr>
          <w:sz w:val="24"/>
          <w:szCs w:val="24"/>
        </w:rPr>
        <w:t xml:space="preserve"> times as well.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</w:rPr>
      </w:pPr>
      <w:r>
        <w:rPr>
          <w:noProof/>
          <w:sz w:val="24"/>
          <w:szCs w:val="24"/>
          <w:u w:val="single"/>
          <w:lang w:val="en-IN"/>
        </w:rPr>
        <w:drawing>
          <wp:inline distT="0" distB="0" distL="0" distR="0">
            <wp:extent cx="4356735" cy="1283970"/>
            <wp:effectExtent l="0" t="0" r="5715" b="0"/>
            <wp:docPr id="492627518" name="Picture 4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27518" name="Picture 4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53" cy="128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Visualization</w:t>
      </w:r>
      <w:r>
        <w:rPr>
          <w:sz w:val="24"/>
          <w:szCs w:val="24"/>
          <w:u w:val="single"/>
        </w:rPr>
        <w:t xml:space="preserve"> 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X-Axis: Product Category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Y-Axis: Average Wait Time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509260" cy="3100705"/>
            <wp:effectExtent l="0" t="0" r="0" b="4445"/>
            <wp:docPr id="114659460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94601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2831" cy="310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Insight:</w:t>
      </w:r>
    </w:p>
    <w:p w:rsidR="0049751D" w:rsidRDefault="005D49F3">
      <w:pPr>
        <w:pStyle w:val="ListParagraph"/>
        <w:numPr>
          <w:ilvl w:val="0"/>
          <w:numId w:val="52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Electronics has the longest average wait time (9.554 days), suggesting that there may be inefficiencies or delays in processing orders in this category.</w:t>
      </w:r>
    </w:p>
    <w:p w:rsidR="0049751D" w:rsidRDefault="005D49F3">
      <w:pPr>
        <w:pStyle w:val="ListParagraph"/>
        <w:numPr>
          <w:ilvl w:val="0"/>
          <w:numId w:val="52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Health and Beauty, although slightly </w:t>
      </w:r>
      <w:r>
        <w:rPr>
          <w:sz w:val="24"/>
          <w:szCs w:val="24"/>
        </w:rPr>
        <w:t>higher than Home and Office, still falls into a higher category of wait times compared to others, indicating a potential issue in fulfilment processes for this category.</w:t>
      </w:r>
    </w:p>
    <w:p w:rsidR="0049751D" w:rsidRDefault="005D49F3">
      <w:pPr>
        <w:pStyle w:val="ListParagraph"/>
        <w:numPr>
          <w:ilvl w:val="0"/>
          <w:numId w:val="52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Fashion, Phone and Tablets, and Home and Office have relatively closer wait times, tho</w:t>
      </w:r>
      <w:r>
        <w:rPr>
          <w:sz w:val="24"/>
          <w:szCs w:val="24"/>
        </w:rPr>
        <w:t>ugh Fashion still has a lower average compared to the others, indicating a more efficient processing system for this category.</w:t>
      </w:r>
    </w:p>
    <w:p w:rsidR="0049751D" w:rsidRDefault="0049751D">
      <w:pPr>
        <w:pStyle w:val="ListParagraph"/>
        <w:widowControl w:val="0"/>
        <w:spacing w:before="200" w:line="273" w:lineRule="auto"/>
        <w:ind w:left="1222"/>
        <w:rPr>
          <w:sz w:val="24"/>
          <w:szCs w:val="24"/>
          <w:u w:val="single"/>
        </w:rPr>
      </w:pPr>
    </w:p>
    <w:p w:rsidR="0049751D" w:rsidRDefault="005D49F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</w:rPr>
        <w:t xml:space="preserve">      </w:t>
      </w:r>
      <w:r>
        <w:rPr>
          <w:b/>
          <w:bCs/>
          <w:sz w:val="24"/>
          <w:szCs w:val="24"/>
          <w:u w:val="single"/>
        </w:rPr>
        <w:t>Strategies to optimize scheduling and staffing:</w:t>
      </w:r>
    </w:p>
    <w:p w:rsidR="0049751D" w:rsidRDefault="005D49F3">
      <w:pPr>
        <w:pStyle w:val="ListParagraph"/>
        <w:numPr>
          <w:ilvl w:val="0"/>
          <w:numId w:val="53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Allocating more staff or optimize fulfilment processes to reduce delays in</w:t>
      </w:r>
      <w:r>
        <w:rPr>
          <w:sz w:val="24"/>
          <w:szCs w:val="24"/>
        </w:rPr>
        <w:t xml:space="preserve"> this Electronics category.</w:t>
      </w:r>
    </w:p>
    <w:p w:rsidR="0049751D" w:rsidRDefault="005D49F3">
      <w:pPr>
        <w:pStyle w:val="ListParagraph"/>
        <w:numPr>
          <w:ilvl w:val="0"/>
          <w:numId w:val="53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Ensuring the current staff levels are maintained but be prepared to scale during peak demand periods.</w:t>
      </w:r>
    </w:p>
    <w:p w:rsidR="0049751D" w:rsidRDefault="005D49F3">
      <w:pPr>
        <w:pStyle w:val="ListParagraph"/>
        <w:numPr>
          <w:ilvl w:val="0"/>
          <w:numId w:val="53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By leveraging data to forecast high-demand periods (e.g., holidays) and adjust staffing levels to ensure timely order fulfilme</w:t>
      </w:r>
      <w:r>
        <w:rPr>
          <w:sz w:val="24"/>
          <w:szCs w:val="24"/>
        </w:rPr>
        <w:t>nt across all categories.</w:t>
      </w:r>
    </w:p>
    <w:p w:rsidR="0049751D" w:rsidRDefault="0049751D">
      <w:pPr>
        <w:pStyle w:val="ListParagraph"/>
        <w:widowControl w:val="0"/>
        <w:spacing w:before="200" w:line="273" w:lineRule="auto"/>
        <w:ind w:left="1222"/>
        <w:rPr>
          <w:sz w:val="24"/>
          <w:szCs w:val="24"/>
          <w:u w:val="single"/>
        </w:rPr>
      </w:pP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>Explore if there is any relationship between the Delivery type and waiting time between ordering and receiving an item.</w:t>
      </w:r>
    </w:p>
    <w:p w:rsidR="0049751D" w:rsidRDefault="005D49F3">
      <w:pPr>
        <w:widowControl w:val="0"/>
        <w:spacing w:before="200" w:line="273" w:lineRule="auto"/>
        <w:ind w:left="502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Visualization: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</w:rPr>
      </w:pPr>
      <w:r>
        <w:rPr>
          <w:sz w:val="24"/>
          <w:szCs w:val="24"/>
        </w:rPr>
        <w:t>X axis – Delivery Type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</w:rPr>
      </w:pPr>
      <w:r>
        <w:rPr>
          <w:sz w:val="24"/>
          <w:szCs w:val="24"/>
        </w:rPr>
        <w:t>Y axis – Average wait time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ind w:left="502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194935" cy="2341245"/>
            <wp:effectExtent l="0" t="0" r="5715" b="1905"/>
            <wp:docPr id="318825847" name="Picture 70" descr="A graph of blue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25847" name="Picture 70" descr="A graph of blue rectangular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100" cy="23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Insights:</w:t>
      </w:r>
    </w:p>
    <w:p w:rsidR="0049751D" w:rsidRDefault="005D49F3">
      <w:pPr>
        <w:pStyle w:val="ListParagraph"/>
        <w:numPr>
          <w:ilvl w:val="0"/>
          <w:numId w:val="54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Shipping from Abroad has the </w:t>
      </w:r>
      <w:r>
        <w:rPr>
          <w:sz w:val="24"/>
          <w:szCs w:val="24"/>
        </w:rPr>
        <w:t xml:space="preserve">highest average wait time (15.0 days), indicating that international shipping or logistics may be causing </w:t>
      </w:r>
      <w:r>
        <w:rPr>
          <w:sz w:val="24"/>
          <w:szCs w:val="24"/>
        </w:rPr>
        <w:lastRenderedPageBreak/>
        <w:t>significant delays. This could be due longer transit times, or limited shipping options.</w:t>
      </w:r>
    </w:p>
    <w:p w:rsidR="0049751D" w:rsidRDefault="005D49F3">
      <w:pPr>
        <w:pStyle w:val="ListParagraph"/>
        <w:numPr>
          <w:ilvl w:val="0"/>
          <w:numId w:val="54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Standard Delivery has a moderate wait time of 10.0 days, sugg</w:t>
      </w:r>
      <w:r>
        <w:rPr>
          <w:sz w:val="24"/>
          <w:szCs w:val="24"/>
        </w:rPr>
        <w:t>esting that domestic deliveries take a reasonable amount of time but may still have room for improvement.</w:t>
      </w:r>
    </w:p>
    <w:p w:rsidR="0049751D" w:rsidRDefault="005D49F3">
      <w:pPr>
        <w:pStyle w:val="ListParagraph"/>
        <w:numPr>
          <w:ilvl w:val="0"/>
          <w:numId w:val="54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>Express Delivery has the shortest wait time (3.5 days), which is ideal for customers who value quick delivery. However, since it’s significantly faste</w:t>
      </w:r>
      <w:r>
        <w:rPr>
          <w:sz w:val="24"/>
          <w:szCs w:val="24"/>
        </w:rPr>
        <w:t>r, it might suggest that customers are willing to pay a premium for faster service.</w:t>
      </w:r>
    </w:p>
    <w:p w:rsidR="0049751D" w:rsidRDefault="005D49F3">
      <w:pPr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Recommendations:</w:t>
      </w:r>
    </w:p>
    <w:p w:rsidR="0049751D" w:rsidRDefault="005D49F3">
      <w:pPr>
        <w:pStyle w:val="ListParagraph"/>
        <w:numPr>
          <w:ilvl w:val="0"/>
          <w:numId w:val="55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Partner with faster international carriers to reduce the long wait times for Shipped from Abroad.</w:t>
      </w:r>
    </w:p>
    <w:p w:rsidR="0049751D" w:rsidRDefault="005D49F3">
      <w:pPr>
        <w:pStyle w:val="ListParagraph"/>
        <w:numPr>
          <w:ilvl w:val="0"/>
          <w:numId w:val="55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Improve customs clearance processes to minimize delays in</w:t>
      </w:r>
      <w:r>
        <w:rPr>
          <w:sz w:val="24"/>
          <w:szCs w:val="24"/>
        </w:rPr>
        <w:t xml:space="preserve"> international shipments.</w:t>
      </w:r>
    </w:p>
    <w:p w:rsidR="0049751D" w:rsidRDefault="005D49F3">
      <w:pPr>
        <w:pStyle w:val="ListParagraph"/>
        <w:numPr>
          <w:ilvl w:val="0"/>
          <w:numId w:val="55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Prioritize Express Delivery during peak times to maintain the quick 5-day delivery window.</w:t>
      </w:r>
    </w:p>
    <w:p w:rsidR="0049751D" w:rsidRDefault="005D49F3">
      <w:pPr>
        <w:pStyle w:val="ListParagraph"/>
        <w:numPr>
          <w:ilvl w:val="0"/>
          <w:numId w:val="55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Use better tracking systems to keep customers informed about their orders and manage expectations.</w:t>
      </w:r>
    </w:p>
    <w:p w:rsidR="0049751D" w:rsidRDefault="005D49F3">
      <w:pPr>
        <w:pStyle w:val="ListParagraph"/>
        <w:widowControl w:val="0"/>
        <w:numPr>
          <w:ilvl w:val="0"/>
          <w:numId w:val="55"/>
        </w:numPr>
        <w:spacing w:before="200" w:line="273" w:lineRule="auto"/>
        <w:rPr>
          <w:color w:val="005E00"/>
          <w:sz w:val="24"/>
          <w:szCs w:val="24"/>
        </w:rPr>
      </w:pPr>
      <w:r>
        <w:rPr>
          <w:sz w:val="24"/>
          <w:szCs w:val="24"/>
        </w:rPr>
        <w:t>Adjust staffing levels based on demand f</w:t>
      </w:r>
      <w:r>
        <w:rPr>
          <w:sz w:val="24"/>
          <w:szCs w:val="24"/>
        </w:rPr>
        <w:t>or different delivery types, particularly during peak seasons, to avoid delays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>Is there any relationship between shipping charges and product type?</w:t>
      </w:r>
    </w:p>
    <w:p w:rsidR="0049751D" w:rsidRDefault="005D49F3">
      <w:pPr>
        <w:widowControl w:val="0"/>
        <w:spacing w:before="200" w:line="273" w:lineRule="auto"/>
        <w:ind w:left="502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Visualization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</w:rPr>
      </w:pPr>
      <w:r>
        <w:rPr>
          <w:sz w:val="24"/>
          <w:szCs w:val="24"/>
        </w:rPr>
        <w:t>X axis – Product Category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</w:rPr>
      </w:pPr>
      <w:r>
        <w:rPr>
          <w:sz w:val="24"/>
          <w:szCs w:val="24"/>
        </w:rPr>
        <w:t xml:space="preserve">Y axis _ </w:t>
      </w:r>
      <w:proofErr w:type="spellStart"/>
      <w:r>
        <w:rPr>
          <w:sz w:val="24"/>
          <w:szCs w:val="24"/>
        </w:rPr>
        <w:t>Avg</w:t>
      </w:r>
      <w:proofErr w:type="spellEnd"/>
      <w:r>
        <w:rPr>
          <w:sz w:val="24"/>
          <w:szCs w:val="24"/>
        </w:rPr>
        <w:t xml:space="preserve"> of shipping fee</w:t>
      </w:r>
    </w:p>
    <w:p w:rsidR="0049751D" w:rsidRDefault="005D49F3">
      <w:pPr>
        <w:pStyle w:val="ListParagraph"/>
        <w:spacing w:before="100" w:beforeAutospacing="1" w:after="100" w:afterAutospacing="1" w:line="240" w:lineRule="auto"/>
        <w:ind w:left="502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  <w:lang w:val="en-IN"/>
        </w:rPr>
        <w:drawing>
          <wp:inline distT="0" distB="0" distL="0" distR="0">
            <wp:extent cx="4973320" cy="2756535"/>
            <wp:effectExtent l="0" t="0" r="0" b="5715"/>
            <wp:docPr id="556307274" name="Picture 71" descr="A graph showing the price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07274" name="Picture 71" descr="A graph showing the price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289" cy="276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Insights:</w:t>
      </w:r>
    </w:p>
    <w:p w:rsidR="0049751D" w:rsidRDefault="005D49F3">
      <w:pPr>
        <w:pStyle w:val="ListParagraph"/>
        <w:numPr>
          <w:ilvl w:val="0"/>
          <w:numId w:val="56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shipping charges for </w:t>
      </w:r>
      <w:proofErr w:type="gramStart"/>
      <w:r>
        <w:rPr>
          <w:sz w:val="24"/>
          <w:szCs w:val="24"/>
        </w:rPr>
        <w:t>al</w:t>
      </w:r>
      <w:r>
        <w:rPr>
          <w:sz w:val="24"/>
          <w:szCs w:val="24"/>
        </w:rPr>
        <w:t>l the</w:t>
      </w:r>
      <w:proofErr w:type="gramEnd"/>
      <w:r>
        <w:rPr>
          <w:sz w:val="24"/>
          <w:szCs w:val="24"/>
        </w:rPr>
        <w:t xml:space="preserve"> product types are almost identical, ranging from 11.47 to 11.55. This indicates that the shipping charges do not vary significantly across these categories in our data.</w:t>
      </w:r>
    </w:p>
    <w:p w:rsidR="0049751D" w:rsidRDefault="005D49F3">
      <w:pPr>
        <w:pStyle w:val="ListParagraph"/>
        <w:numPr>
          <w:ilvl w:val="0"/>
          <w:numId w:val="56"/>
        </w:numPr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This could imply that the company uses a standardized shipping fee regardless of </w:t>
      </w:r>
      <w:r>
        <w:rPr>
          <w:sz w:val="24"/>
          <w:szCs w:val="24"/>
        </w:rPr>
        <w:t>the product type, which is common in e-commerce businesses where flat-rate shipping fees are applied for convenience.</w:t>
      </w:r>
    </w:p>
    <w:p w:rsidR="0049751D" w:rsidRDefault="005D49F3">
      <w:pPr>
        <w:pStyle w:val="ListParagraph"/>
        <w:widowControl w:val="0"/>
        <w:numPr>
          <w:ilvl w:val="0"/>
          <w:numId w:val="56"/>
        </w:numPr>
        <w:spacing w:before="200" w:line="273" w:lineRule="auto"/>
        <w:rPr>
          <w:color w:val="005E00"/>
          <w:sz w:val="24"/>
          <w:szCs w:val="24"/>
        </w:rPr>
      </w:pPr>
      <w:r>
        <w:rPr>
          <w:sz w:val="24"/>
          <w:szCs w:val="24"/>
        </w:rPr>
        <w:t xml:space="preserve">The minimal difference suggests that the shipping fees are either fixed or determined by factors other than the product type, such as the </w:t>
      </w:r>
      <w:r>
        <w:rPr>
          <w:sz w:val="24"/>
          <w:szCs w:val="24"/>
        </w:rPr>
        <w:t>size, weight, or delivery location, rather than the product's category.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Come up with strategies to decrease the low rating orders after </w:t>
      </w:r>
      <w:proofErr w:type="spellStart"/>
      <w:r>
        <w:rPr>
          <w:color w:val="005E00"/>
          <w:sz w:val="24"/>
          <w:szCs w:val="24"/>
        </w:rPr>
        <w:t>analyzing</w:t>
      </w:r>
      <w:proofErr w:type="spellEnd"/>
      <w:r>
        <w:rPr>
          <w:color w:val="005E00"/>
          <w:sz w:val="24"/>
          <w:szCs w:val="24"/>
        </w:rPr>
        <w:t xml:space="preserve"> different factors like waiting time, shipping type, unit price, etc.</w:t>
      </w:r>
    </w:p>
    <w:p w:rsidR="0049751D" w:rsidRDefault="005D49F3">
      <w:pPr>
        <w:widowControl w:val="0"/>
        <w:spacing w:before="200" w:line="273" w:lineRule="auto"/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Visualization(</w:t>
      </w:r>
      <w:proofErr w:type="gramEnd"/>
      <w:r>
        <w:rPr>
          <w:b/>
          <w:bCs/>
          <w:sz w:val="24"/>
          <w:szCs w:val="24"/>
          <w:u w:val="single"/>
        </w:rPr>
        <w:t>Clustered Bar Chart)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X axis</w:t>
      </w:r>
      <w:r>
        <w:rPr>
          <w:sz w:val="24"/>
          <w:szCs w:val="24"/>
        </w:rPr>
        <w:t xml:space="preserve"> – Delivery Type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Y axis - Average Waiting Time’ and ‘Average Unit Price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</w:rPr>
      </w:pPr>
      <w:r>
        <w:rPr>
          <w:sz w:val="24"/>
          <w:szCs w:val="24"/>
        </w:rPr>
        <w:t>Tooltip – Average Rating</w:t>
      </w:r>
    </w:p>
    <w:p w:rsidR="0049751D" w:rsidRDefault="0049751D">
      <w:pPr>
        <w:widowControl w:val="0"/>
        <w:spacing w:before="200" w:line="273" w:lineRule="auto"/>
        <w:rPr>
          <w:b/>
          <w:bCs/>
          <w:sz w:val="24"/>
          <w:szCs w:val="24"/>
          <w:u w:val="single"/>
        </w:rPr>
      </w:pPr>
    </w:p>
    <w:p w:rsidR="0049751D" w:rsidRDefault="005D49F3">
      <w:pPr>
        <w:widowControl w:val="0"/>
        <w:spacing w:before="200" w:line="273" w:lineRule="auto"/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733415" cy="4323080"/>
            <wp:effectExtent l="0" t="0" r="635" b="1270"/>
            <wp:docPr id="791252501" name="Picture 4" descr="A graph of a delive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52501" name="Picture 4" descr="A graph of a deliver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49751D">
      <w:pPr>
        <w:widowControl w:val="0"/>
        <w:spacing w:before="200" w:line="273" w:lineRule="auto"/>
        <w:rPr>
          <w:lang w:val="en-IN"/>
        </w:rPr>
      </w:pPr>
    </w:p>
    <w:p w:rsidR="0049751D" w:rsidRDefault="0049751D">
      <w:pPr>
        <w:widowControl w:val="0"/>
        <w:spacing w:before="200" w:line="273" w:lineRule="auto"/>
        <w:rPr>
          <w:lang w:val="en-IN"/>
        </w:rPr>
      </w:pPr>
    </w:p>
    <w:p w:rsidR="0049751D" w:rsidRDefault="0049751D">
      <w:pPr>
        <w:widowControl w:val="0"/>
        <w:spacing w:before="200" w:line="273" w:lineRule="auto"/>
        <w:rPr>
          <w:lang w:val="en-IN"/>
        </w:rPr>
      </w:pPr>
    </w:p>
    <w:p w:rsidR="0049751D" w:rsidRDefault="005D49F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Insights:</w:t>
      </w:r>
    </w:p>
    <w:p w:rsidR="0049751D" w:rsidRDefault="005D49F3">
      <w:pPr>
        <w:pStyle w:val="ListParagraph"/>
        <w:numPr>
          <w:ilvl w:val="0"/>
          <w:numId w:val="57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Longer wait times are associated with lower ratings, particularly for Shipped from Abroad deliveries.</w:t>
      </w:r>
    </w:p>
    <w:p w:rsidR="0049751D" w:rsidRDefault="005D49F3">
      <w:pPr>
        <w:pStyle w:val="ListParagraph"/>
        <w:numPr>
          <w:ilvl w:val="0"/>
          <w:numId w:val="57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Express Delivery maintains relatively </w:t>
      </w:r>
      <w:r>
        <w:rPr>
          <w:sz w:val="24"/>
          <w:szCs w:val="24"/>
        </w:rPr>
        <w:t>high ratings and having lower wait times, indicating that customers value speed.</w:t>
      </w:r>
    </w:p>
    <w:p w:rsidR="0049751D" w:rsidRDefault="005D49F3">
      <w:pPr>
        <w:pStyle w:val="ListParagraph"/>
        <w:numPr>
          <w:ilvl w:val="0"/>
          <w:numId w:val="57"/>
        </w:numPr>
        <w:spacing w:after="160" w:line="278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Standard Delivery with average wait times, leads to better ratings and suggesting customers appreciate faster delivery.</w:t>
      </w:r>
    </w:p>
    <w:p w:rsidR="0049751D" w:rsidRDefault="005D49F3">
      <w:pPr>
        <w:widowControl w:val="0"/>
        <w:spacing w:before="200" w:line="273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Recommendation</w:t>
      </w:r>
    </w:p>
    <w:p w:rsidR="0049751D" w:rsidRDefault="005D49F3">
      <w:pPr>
        <w:widowControl w:val="0"/>
        <w:spacing w:before="200" w:line="273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1. Reducing Waiting Time</w:t>
      </w:r>
    </w:p>
    <w:p w:rsidR="0049751D" w:rsidRDefault="005D49F3">
      <w:pPr>
        <w:widowControl w:val="0"/>
        <w:numPr>
          <w:ilvl w:val="0"/>
          <w:numId w:val="58"/>
        </w:numPr>
        <w:spacing w:before="200" w:line="273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Optimize Invent</w:t>
      </w:r>
      <w:r>
        <w:rPr>
          <w:sz w:val="24"/>
          <w:szCs w:val="24"/>
          <w:lang w:val="en-IN"/>
        </w:rPr>
        <w:t xml:space="preserve">ory Placement: Use demand forecasting to place products in </w:t>
      </w:r>
      <w:proofErr w:type="spellStart"/>
      <w:r>
        <w:rPr>
          <w:sz w:val="24"/>
          <w:szCs w:val="24"/>
          <w:lang w:val="en-IN"/>
        </w:rPr>
        <w:t>fulfillment</w:t>
      </w:r>
      <w:proofErr w:type="spellEnd"/>
      <w:r>
        <w:rPr>
          <w:sz w:val="24"/>
          <w:szCs w:val="24"/>
          <w:lang w:val="en-IN"/>
        </w:rPr>
        <w:t xml:space="preserve"> </w:t>
      </w:r>
      <w:proofErr w:type="spellStart"/>
      <w:r>
        <w:rPr>
          <w:sz w:val="24"/>
          <w:szCs w:val="24"/>
          <w:lang w:val="en-IN"/>
        </w:rPr>
        <w:t>centers</w:t>
      </w:r>
      <w:proofErr w:type="spellEnd"/>
      <w:r>
        <w:rPr>
          <w:sz w:val="24"/>
          <w:szCs w:val="24"/>
          <w:lang w:val="en-IN"/>
        </w:rPr>
        <w:t xml:space="preserve"> closer to high-order regions.</w:t>
      </w:r>
    </w:p>
    <w:p w:rsidR="0049751D" w:rsidRDefault="005D49F3">
      <w:pPr>
        <w:widowControl w:val="0"/>
        <w:numPr>
          <w:ilvl w:val="0"/>
          <w:numId w:val="58"/>
        </w:numPr>
        <w:spacing w:before="200" w:line="273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Faster Order Processing: Automate picking and packing processes to reduce delays.</w:t>
      </w:r>
    </w:p>
    <w:p w:rsidR="0049751D" w:rsidRDefault="005D49F3">
      <w:pPr>
        <w:widowControl w:val="0"/>
        <w:numPr>
          <w:ilvl w:val="0"/>
          <w:numId w:val="58"/>
        </w:numPr>
        <w:spacing w:before="200" w:line="273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Improved Order Tracking: Provide real-time tracking updates and e</w:t>
      </w:r>
      <w:r>
        <w:rPr>
          <w:sz w:val="24"/>
          <w:szCs w:val="24"/>
          <w:lang w:val="en-IN"/>
        </w:rPr>
        <w:t>stimated delivery time adjustments.</w:t>
      </w:r>
    </w:p>
    <w:p w:rsidR="0049751D" w:rsidRDefault="005D49F3">
      <w:pPr>
        <w:widowControl w:val="0"/>
        <w:numPr>
          <w:ilvl w:val="0"/>
          <w:numId w:val="58"/>
        </w:numPr>
        <w:spacing w:before="200" w:line="273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Same-Day &amp; One-Day Delivery: Expand these options for frequently purchased products.</w:t>
      </w:r>
    </w:p>
    <w:p w:rsidR="0049751D" w:rsidRDefault="005D49F3">
      <w:pPr>
        <w:widowControl w:val="0"/>
        <w:spacing w:before="200" w:line="273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2. Improving Shipping Type</w:t>
      </w:r>
    </w:p>
    <w:p w:rsidR="0049751D" w:rsidRDefault="005D49F3">
      <w:pPr>
        <w:widowControl w:val="0"/>
        <w:numPr>
          <w:ilvl w:val="0"/>
          <w:numId w:val="59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Partner with More Logistics Providers</w:t>
      </w:r>
      <w:r>
        <w:rPr>
          <w:sz w:val="24"/>
          <w:szCs w:val="24"/>
          <w:lang w:val="en-IN"/>
        </w:rPr>
        <w:t>: Increase efficiency by collaborating with local delivery partners.</w:t>
      </w:r>
    </w:p>
    <w:p w:rsidR="0049751D" w:rsidRDefault="005D49F3">
      <w:pPr>
        <w:widowControl w:val="0"/>
        <w:numPr>
          <w:ilvl w:val="0"/>
          <w:numId w:val="59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Re</w:t>
      </w:r>
      <w:r>
        <w:rPr>
          <w:b/>
          <w:bCs/>
          <w:sz w:val="24"/>
          <w:szCs w:val="24"/>
          <w:lang w:val="en-IN"/>
        </w:rPr>
        <w:t>duce Last-Mile Delays</w:t>
      </w:r>
      <w:r>
        <w:rPr>
          <w:sz w:val="24"/>
          <w:szCs w:val="24"/>
          <w:lang w:val="en-IN"/>
        </w:rPr>
        <w:t>: Use AI-powered route optimization and local delivery hubs.</w:t>
      </w:r>
    </w:p>
    <w:p w:rsidR="0049751D" w:rsidRDefault="005D49F3">
      <w:pPr>
        <w:widowControl w:val="0"/>
        <w:spacing w:before="200" w:line="273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3. Adjusting Unit Price Strategy</w:t>
      </w:r>
    </w:p>
    <w:p w:rsidR="0049751D" w:rsidRDefault="005D49F3">
      <w:pPr>
        <w:widowControl w:val="0"/>
        <w:numPr>
          <w:ilvl w:val="0"/>
          <w:numId w:val="60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Dynamic Pricing</w:t>
      </w:r>
      <w:r>
        <w:rPr>
          <w:sz w:val="24"/>
          <w:szCs w:val="24"/>
          <w:lang w:val="en-IN"/>
        </w:rPr>
        <w:t>: Use AI-driven pricing strategies to balance affordability with profitability.</w:t>
      </w:r>
    </w:p>
    <w:p w:rsidR="0049751D" w:rsidRDefault="005D49F3">
      <w:pPr>
        <w:widowControl w:val="0"/>
        <w:numPr>
          <w:ilvl w:val="0"/>
          <w:numId w:val="60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Bundle Offers &amp; Discounts</w:t>
      </w:r>
      <w:r>
        <w:rPr>
          <w:sz w:val="24"/>
          <w:szCs w:val="24"/>
          <w:lang w:val="en-IN"/>
        </w:rPr>
        <w:t xml:space="preserve">: Provide better </w:t>
      </w:r>
      <w:r>
        <w:rPr>
          <w:sz w:val="24"/>
          <w:szCs w:val="24"/>
          <w:lang w:val="en-IN"/>
        </w:rPr>
        <w:t>value for money through bundled products or discounts on bulk purchases.</w:t>
      </w:r>
    </w:p>
    <w:p w:rsidR="0049751D" w:rsidRDefault="005D49F3">
      <w:pPr>
        <w:widowControl w:val="0"/>
        <w:numPr>
          <w:ilvl w:val="0"/>
          <w:numId w:val="60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Competitor Price Matching</w:t>
      </w:r>
      <w:r>
        <w:rPr>
          <w:sz w:val="24"/>
          <w:szCs w:val="24"/>
          <w:lang w:val="en-IN"/>
        </w:rPr>
        <w:t>: Ensure prices remain competitive to increase perceived value.</w:t>
      </w:r>
    </w:p>
    <w:p w:rsidR="0049751D" w:rsidRDefault="005D49F3">
      <w:pPr>
        <w:widowControl w:val="0"/>
        <w:spacing w:before="200" w:line="273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4. Enhancing Product &amp; Service Quality</w:t>
      </w:r>
    </w:p>
    <w:p w:rsidR="0049751D" w:rsidRDefault="005D49F3">
      <w:pPr>
        <w:widowControl w:val="0"/>
        <w:numPr>
          <w:ilvl w:val="0"/>
          <w:numId w:val="61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Vendor Quality Control</w:t>
      </w:r>
      <w:r>
        <w:rPr>
          <w:sz w:val="24"/>
          <w:szCs w:val="24"/>
          <w:lang w:val="en-IN"/>
        </w:rPr>
        <w:t>: Implement strict quality checks</w:t>
      </w:r>
      <w:r>
        <w:rPr>
          <w:sz w:val="24"/>
          <w:szCs w:val="24"/>
          <w:lang w:val="en-IN"/>
        </w:rPr>
        <w:t xml:space="preserve"> for third-party sellers.</w:t>
      </w:r>
    </w:p>
    <w:p w:rsidR="0049751D" w:rsidRDefault="005D49F3">
      <w:pPr>
        <w:widowControl w:val="0"/>
        <w:numPr>
          <w:ilvl w:val="0"/>
          <w:numId w:val="61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Customer Reviews Monitoring</w:t>
      </w:r>
      <w:r>
        <w:rPr>
          <w:sz w:val="24"/>
          <w:szCs w:val="24"/>
          <w:lang w:val="en-IN"/>
        </w:rPr>
        <w:t>: Identify common complaints and address recurring issues.</w:t>
      </w:r>
    </w:p>
    <w:p w:rsidR="0049751D" w:rsidRDefault="005D49F3">
      <w:pPr>
        <w:widowControl w:val="0"/>
        <w:numPr>
          <w:ilvl w:val="0"/>
          <w:numId w:val="61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AI-Based Recommendation System</w:t>
      </w:r>
      <w:r>
        <w:rPr>
          <w:sz w:val="24"/>
          <w:szCs w:val="24"/>
          <w:lang w:val="en-IN"/>
        </w:rPr>
        <w:t>: Show higher-rated products first to increase sales of quality items.</w:t>
      </w:r>
    </w:p>
    <w:p w:rsidR="0049751D" w:rsidRDefault="005D49F3">
      <w:pPr>
        <w:widowControl w:val="0"/>
        <w:spacing w:before="200" w:line="273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5. Customer Experience Improvements</w:t>
      </w:r>
    </w:p>
    <w:p w:rsidR="0049751D" w:rsidRDefault="005D49F3">
      <w:pPr>
        <w:widowControl w:val="0"/>
        <w:numPr>
          <w:ilvl w:val="0"/>
          <w:numId w:val="62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Easy Re</w:t>
      </w:r>
      <w:r>
        <w:rPr>
          <w:b/>
          <w:bCs/>
          <w:sz w:val="24"/>
          <w:szCs w:val="24"/>
          <w:lang w:val="en-IN"/>
        </w:rPr>
        <w:t>turn &amp; Replacement Policy</w:t>
      </w:r>
      <w:r>
        <w:rPr>
          <w:sz w:val="24"/>
          <w:szCs w:val="24"/>
          <w:lang w:val="en-IN"/>
        </w:rPr>
        <w:t>: A smooth return process builds trust and prevents negative reviews.</w:t>
      </w:r>
    </w:p>
    <w:p w:rsidR="0049751D" w:rsidRDefault="005D49F3">
      <w:pPr>
        <w:widowControl w:val="0"/>
        <w:numPr>
          <w:ilvl w:val="0"/>
          <w:numId w:val="62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Proactive Customer Support</w:t>
      </w:r>
      <w:r>
        <w:rPr>
          <w:sz w:val="24"/>
          <w:szCs w:val="24"/>
          <w:lang w:val="en-IN"/>
        </w:rPr>
        <w:t xml:space="preserve">: AI </w:t>
      </w:r>
      <w:proofErr w:type="spellStart"/>
      <w:r>
        <w:rPr>
          <w:sz w:val="24"/>
          <w:szCs w:val="24"/>
          <w:lang w:val="en-IN"/>
        </w:rPr>
        <w:t>chatbots</w:t>
      </w:r>
      <w:proofErr w:type="spellEnd"/>
      <w:r>
        <w:rPr>
          <w:sz w:val="24"/>
          <w:szCs w:val="24"/>
          <w:lang w:val="en-IN"/>
        </w:rPr>
        <w:t xml:space="preserve"> and 24/7 support can resolve order issues before they result in low ratings.</w:t>
      </w:r>
    </w:p>
    <w:p w:rsidR="0049751D" w:rsidRDefault="005D49F3">
      <w:pPr>
        <w:widowControl w:val="0"/>
        <w:numPr>
          <w:ilvl w:val="0"/>
          <w:numId w:val="62"/>
        </w:numPr>
        <w:spacing w:before="200" w:line="273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Loyalty Programs</w:t>
      </w:r>
      <w:r>
        <w:rPr>
          <w:sz w:val="24"/>
          <w:szCs w:val="24"/>
          <w:lang w:val="en-IN"/>
        </w:rPr>
        <w:t>: Offer discounts or credits</w:t>
      </w:r>
      <w:r>
        <w:rPr>
          <w:sz w:val="24"/>
          <w:szCs w:val="24"/>
          <w:lang w:val="en-IN"/>
        </w:rPr>
        <w:t xml:space="preserve"> for customers who provide detailed feedback.</w:t>
      </w: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Using the time intelligence DAX function, create a table to compare each month’s sales with the previous year’s same month’s total sales. So there will be four columns in the output year, month, total sales, </w:t>
      </w:r>
      <w:proofErr w:type="spellStart"/>
      <w:proofErr w:type="gramStart"/>
      <w:r>
        <w:rPr>
          <w:color w:val="005E00"/>
          <w:sz w:val="24"/>
          <w:szCs w:val="24"/>
        </w:rPr>
        <w:t>pr</w:t>
      </w:r>
      <w:r>
        <w:rPr>
          <w:color w:val="005E00"/>
          <w:sz w:val="24"/>
          <w:szCs w:val="24"/>
        </w:rPr>
        <w:t>evious</w:t>
      </w:r>
      <w:proofErr w:type="gramEnd"/>
      <w:r>
        <w:rPr>
          <w:color w:val="005E00"/>
          <w:sz w:val="24"/>
          <w:szCs w:val="24"/>
        </w:rPr>
        <w:t>_years_sales</w:t>
      </w:r>
      <w:proofErr w:type="spellEnd"/>
      <w:r>
        <w:rPr>
          <w:color w:val="005E00"/>
          <w:sz w:val="24"/>
          <w:szCs w:val="24"/>
        </w:rPr>
        <w:t>.</w:t>
      </w:r>
    </w:p>
    <w:p w:rsidR="0049751D" w:rsidRDefault="005D49F3">
      <w:pPr>
        <w:widowControl w:val="0"/>
        <w:spacing w:before="200" w:line="273" w:lineRule="auto"/>
        <w:ind w:left="502"/>
        <w:rPr>
          <w:b/>
          <w:bCs/>
          <w:color w:val="C00000"/>
          <w:sz w:val="24"/>
          <w:szCs w:val="24"/>
          <w:u w:val="single"/>
        </w:rPr>
      </w:pPr>
      <w:r>
        <w:rPr>
          <w:b/>
          <w:bCs/>
          <w:color w:val="C00000"/>
          <w:sz w:val="24"/>
          <w:szCs w:val="24"/>
          <w:u w:val="single"/>
        </w:rPr>
        <w:t>Calculated Measures for previous year sales</w:t>
      </w:r>
    </w:p>
    <w:p w:rsidR="0049751D" w:rsidRDefault="005D49F3">
      <w:pPr>
        <w:widowControl w:val="0"/>
        <w:spacing w:before="200" w:line="273" w:lineRule="auto"/>
        <w:ind w:left="502"/>
        <w:rPr>
          <w:color w:val="005E00"/>
          <w:sz w:val="24"/>
          <w:szCs w:val="24"/>
          <w:lang w:val="en-IN"/>
        </w:rPr>
      </w:pPr>
      <w:r>
        <w:rPr>
          <w:noProof/>
          <w:color w:val="005E00"/>
          <w:sz w:val="24"/>
          <w:szCs w:val="24"/>
          <w:lang w:val="en-IN"/>
        </w:rPr>
        <w:drawing>
          <wp:inline distT="0" distB="0" distL="0" distR="0">
            <wp:extent cx="5733415" cy="1064260"/>
            <wp:effectExtent l="0" t="0" r="635" b="2540"/>
            <wp:docPr id="817591872" name="Picture 1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91872" name="Picture 12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1D" w:rsidRDefault="005D49F3">
      <w:pPr>
        <w:widowControl w:val="0"/>
        <w:spacing w:before="200" w:line="273" w:lineRule="auto"/>
        <w:ind w:left="502"/>
        <w:rPr>
          <w:b/>
          <w:bCs/>
          <w:color w:val="C00000"/>
          <w:sz w:val="24"/>
          <w:szCs w:val="24"/>
          <w:u w:val="single"/>
        </w:rPr>
      </w:pPr>
      <w:r>
        <w:rPr>
          <w:b/>
          <w:bCs/>
          <w:color w:val="C00000"/>
          <w:sz w:val="24"/>
          <w:szCs w:val="24"/>
          <w:u w:val="single"/>
        </w:rPr>
        <w:t>Visualization</w:t>
      </w:r>
    </w:p>
    <w:p w:rsidR="0049751D" w:rsidRDefault="005D49F3">
      <w:pPr>
        <w:widowControl w:val="0"/>
        <w:spacing w:before="200" w:line="273" w:lineRule="auto"/>
        <w:ind w:left="502"/>
        <w:rPr>
          <w:sz w:val="24"/>
          <w:szCs w:val="24"/>
        </w:rPr>
      </w:pPr>
      <w:r>
        <w:rPr>
          <w:sz w:val="24"/>
          <w:szCs w:val="24"/>
        </w:rPr>
        <w:t>Column: Order date, Total Sales, Previous Year Sales1</w:t>
      </w:r>
    </w:p>
    <w:p w:rsidR="0049751D" w:rsidRDefault="005D49F3">
      <w:pPr>
        <w:widowControl w:val="0"/>
        <w:spacing w:before="200" w:line="273" w:lineRule="auto"/>
        <w:ind w:left="502"/>
        <w:rPr>
          <w:color w:val="005E00"/>
          <w:sz w:val="24"/>
          <w:szCs w:val="24"/>
          <w:lang w:val="en-IN"/>
        </w:rPr>
      </w:pPr>
      <w:r>
        <w:rPr>
          <w:noProof/>
          <w:color w:val="005E00"/>
          <w:sz w:val="24"/>
          <w:szCs w:val="24"/>
          <w:lang w:val="en-IN"/>
        </w:rPr>
        <w:lastRenderedPageBreak/>
        <w:drawing>
          <wp:inline distT="0" distB="0" distL="0" distR="0">
            <wp:extent cx="3916680" cy="3429000"/>
            <wp:effectExtent l="0" t="0" r="7620" b="0"/>
            <wp:docPr id="276309078" name="Picture 14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9078" name="Picture 14" descr="A screenshot of a dat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9751D" w:rsidRDefault="0049751D">
      <w:pPr>
        <w:widowControl w:val="0"/>
        <w:spacing w:before="200" w:line="273" w:lineRule="auto"/>
        <w:ind w:left="502"/>
        <w:rPr>
          <w:color w:val="005E00"/>
          <w:sz w:val="24"/>
          <w:szCs w:val="24"/>
        </w:rPr>
      </w:pPr>
    </w:p>
    <w:p w:rsidR="0049751D" w:rsidRDefault="0049751D">
      <w:pPr>
        <w:pStyle w:val="ListParagraph"/>
        <w:rPr>
          <w:color w:val="005E00"/>
          <w:sz w:val="24"/>
          <w:szCs w:val="24"/>
        </w:rPr>
      </w:pPr>
    </w:p>
    <w:p w:rsidR="0049751D" w:rsidRDefault="0049751D">
      <w:pPr>
        <w:widowControl w:val="0"/>
        <w:spacing w:before="200" w:line="273" w:lineRule="auto"/>
        <w:ind w:left="502"/>
        <w:rPr>
          <w:color w:val="005E00"/>
          <w:sz w:val="24"/>
          <w:szCs w:val="24"/>
        </w:rPr>
      </w:pP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t xml:space="preserve">What do you understand by </w:t>
      </w:r>
      <w:proofErr w:type="spellStart"/>
      <w:r>
        <w:rPr>
          <w:color w:val="005E00"/>
          <w:sz w:val="24"/>
          <w:szCs w:val="24"/>
        </w:rPr>
        <w:t>PowerBI</w:t>
      </w:r>
      <w:proofErr w:type="spellEnd"/>
      <w:r>
        <w:rPr>
          <w:color w:val="005E00"/>
          <w:sz w:val="24"/>
          <w:szCs w:val="24"/>
        </w:rPr>
        <w:t xml:space="preserve"> gateway? What are its use cases?</w:t>
      </w:r>
    </w:p>
    <w:p w:rsidR="0049751D" w:rsidRDefault="005D49F3">
      <w:pPr>
        <w:pStyle w:val="ListParagraph"/>
        <w:spacing w:after="160" w:line="278" w:lineRule="auto"/>
        <w:rPr>
          <w:sz w:val="24"/>
          <w:szCs w:val="24"/>
        </w:rPr>
      </w:pPr>
      <w:r>
        <w:rPr>
          <w:sz w:val="24"/>
          <w:szCs w:val="24"/>
        </w:rPr>
        <w:t xml:space="preserve">Power BI Gateway is a bridge between on-premises </w:t>
      </w:r>
      <w:r>
        <w:rPr>
          <w:sz w:val="24"/>
          <w:szCs w:val="24"/>
        </w:rPr>
        <w:t xml:space="preserve">data sources and Power BI in the cloud. It allows </w:t>
      </w:r>
      <w:proofErr w:type="gramStart"/>
      <w:r>
        <w:rPr>
          <w:sz w:val="24"/>
          <w:szCs w:val="24"/>
        </w:rPr>
        <w:t>to schedule refreshes, connect to local databases, and ensure</w:t>
      </w:r>
      <w:proofErr w:type="gramEnd"/>
      <w:r>
        <w:rPr>
          <w:sz w:val="24"/>
          <w:szCs w:val="24"/>
        </w:rPr>
        <w:t xml:space="preserve"> that Power BI reports are up-to-date.</w:t>
      </w:r>
    </w:p>
    <w:p w:rsidR="0049751D" w:rsidRDefault="005D49F3">
      <w:pPr>
        <w:ind w:firstLine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Use Cases of Power BI Gateway:</w:t>
      </w:r>
    </w:p>
    <w:p w:rsidR="0049751D" w:rsidRDefault="0049751D">
      <w:pPr>
        <w:ind w:firstLine="720"/>
        <w:rPr>
          <w:b/>
          <w:bCs/>
          <w:sz w:val="24"/>
          <w:szCs w:val="24"/>
          <w:u w:val="single"/>
        </w:rPr>
      </w:pPr>
    </w:p>
    <w:p w:rsidR="0049751D" w:rsidRDefault="005D49F3">
      <w:pPr>
        <w:pStyle w:val="ListParagraph"/>
        <w:numPr>
          <w:ilvl w:val="0"/>
          <w:numId w:val="63"/>
        </w:numPr>
        <w:spacing w:after="160" w:line="27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On-Premises Data Integration:</w:t>
      </w:r>
      <w:r>
        <w:rPr>
          <w:sz w:val="24"/>
          <w:szCs w:val="24"/>
        </w:rPr>
        <w:t xml:space="preserve"> For businesses with on-premises databases, t</w:t>
      </w:r>
      <w:r>
        <w:rPr>
          <w:sz w:val="24"/>
          <w:szCs w:val="24"/>
        </w:rPr>
        <w:t>he gateway enables seamless data transfer.</w:t>
      </w:r>
    </w:p>
    <w:p w:rsidR="0049751D" w:rsidRDefault="005D49F3">
      <w:pPr>
        <w:pStyle w:val="ListParagraph"/>
        <w:numPr>
          <w:ilvl w:val="0"/>
          <w:numId w:val="63"/>
        </w:numPr>
        <w:spacing w:after="160" w:line="27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Real-Time Data:</w:t>
      </w:r>
      <w:r>
        <w:rPr>
          <w:sz w:val="24"/>
          <w:szCs w:val="24"/>
        </w:rPr>
        <w:t xml:space="preserve"> Power BI Gateway allows you to provide real-time analytics.</w:t>
      </w:r>
    </w:p>
    <w:p w:rsidR="0049751D" w:rsidRDefault="005D49F3">
      <w:pPr>
        <w:pStyle w:val="ListParagraph"/>
        <w:numPr>
          <w:ilvl w:val="0"/>
          <w:numId w:val="63"/>
        </w:numPr>
        <w:spacing w:after="160" w:line="27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Security:</w:t>
      </w:r>
      <w:r>
        <w:rPr>
          <w:sz w:val="24"/>
          <w:szCs w:val="24"/>
        </w:rPr>
        <w:t xml:space="preserve"> Ensures secure data transfer between on-premises and cloud services.</w:t>
      </w:r>
    </w:p>
    <w:p w:rsidR="0049751D" w:rsidRDefault="005D49F3">
      <w:pPr>
        <w:pStyle w:val="ListParagraph"/>
        <w:numPr>
          <w:ilvl w:val="0"/>
          <w:numId w:val="63"/>
        </w:numPr>
        <w:spacing w:after="160" w:line="27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Hybrid Data Scenarios</w:t>
      </w:r>
      <w:r>
        <w:rPr>
          <w:sz w:val="24"/>
          <w:szCs w:val="24"/>
        </w:rPr>
        <w:t xml:space="preserve">: Organizations can manage data both </w:t>
      </w:r>
      <w:r>
        <w:rPr>
          <w:sz w:val="24"/>
          <w:szCs w:val="24"/>
        </w:rPr>
        <w:t>in the cloud and on-premises. The gateway supports hybrid setups, making it easier to analyse data across different environments.</w:t>
      </w:r>
    </w:p>
    <w:p w:rsidR="0049751D" w:rsidRDefault="005D49F3">
      <w:pPr>
        <w:pStyle w:val="ListParagraph"/>
        <w:numPr>
          <w:ilvl w:val="0"/>
          <w:numId w:val="63"/>
        </w:numPr>
        <w:spacing w:after="160" w:line="27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Integration with Other Services</w:t>
      </w:r>
      <w:r>
        <w:rPr>
          <w:sz w:val="24"/>
          <w:szCs w:val="24"/>
        </w:rPr>
        <w:t>: It can be used with other Microsoft services like Azure Analysis Services and SQL Server Anal</w:t>
      </w:r>
      <w:r>
        <w:rPr>
          <w:sz w:val="24"/>
          <w:szCs w:val="24"/>
        </w:rPr>
        <w:t>ysis Services, allowing for a seamless integration of analytics solutions.</w:t>
      </w:r>
    </w:p>
    <w:p w:rsidR="0049751D" w:rsidRDefault="0049751D">
      <w:pPr>
        <w:widowControl w:val="0"/>
        <w:spacing w:before="200" w:line="273" w:lineRule="auto"/>
        <w:ind w:left="502"/>
        <w:rPr>
          <w:color w:val="005E00"/>
          <w:sz w:val="24"/>
          <w:szCs w:val="24"/>
        </w:rPr>
      </w:pPr>
    </w:p>
    <w:p w:rsidR="0049751D" w:rsidRDefault="005D49F3">
      <w:pPr>
        <w:widowControl w:val="0"/>
        <w:numPr>
          <w:ilvl w:val="0"/>
          <w:numId w:val="18"/>
        </w:numPr>
        <w:spacing w:before="200" w:line="273" w:lineRule="auto"/>
        <w:rPr>
          <w:color w:val="005E00"/>
          <w:sz w:val="24"/>
          <w:szCs w:val="24"/>
        </w:rPr>
      </w:pPr>
      <w:r>
        <w:rPr>
          <w:color w:val="005E00"/>
          <w:sz w:val="24"/>
          <w:szCs w:val="24"/>
        </w:rPr>
        <w:lastRenderedPageBreak/>
        <w:t>How would you approach this problem, if the objective and subjective questions weren't given?</w:t>
      </w:r>
    </w:p>
    <w:p w:rsidR="0049751D" w:rsidRDefault="005D49F3">
      <w:pPr>
        <w:pStyle w:val="ListParagraph"/>
        <w:ind w:left="502"/>
        <w:rPr>
          <w:sz w:val="28"/>
          <w:szCs w:val="28"/>
        </w:rPr>
      </w:pPr>
      <w:r>
        <w:rPr>
          <w:sz w:val="28"/>
          <w:szCs w:val="28"/>
        </w:rPr>
        <w:t>If objective and subjective questions weren't provided in the given problem statement,</w:t>
      </w:r>
      <w:r>
        <w:rPr>
          <w:sz w:val="28"/>
          <w:szCs w:val="28"/>
        </w:rPr>
        <w:t xml:space="preserve"> here’s how I would approach the task:</w:t>
      </w:r>
    </w:p>
    <w:p w:rsidR="0049751D" w:rsidRDefault="0049751D">
      <w:pPr>
        <w:pStyle w:val="ListParagraph"/>
        <w:ind w:left="502"/>
        <w:rPr>
          <w:sz w:val="28"/>
          <w:szCs w:val="28"/>
        </w:rPr>
      </w:pPr>
    </w:p>
    <w:p w:rsidR="0049751D" w:rsidRDefault="005D49F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</w:rPr>
        <w:t xml:space="preserve">      </w:t>
      </w:r>
      <w:r>
        <w:rPr>
          <w:b/>
          <w:bCs/>
          <w:sz w:val="24"/>
          <w:szCs w:val="24"/>
          <w:u w:val="single"/>
        </w:rPr>
        <w:t>Step1) Data Exploration and Cleaning</w:t>
      </w:r>
    </w:p>
    <w:p w:rsidR="0049751D" w:rsidRDefault="005D49F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 will start by exploring the dataset. Check the summary statistics to understand key trends. Look for missing values and handle them appropriately. Clean the data by </w:t>
      </w:r>
      <w:r>
        <w:rPr>
          <w:sz w:val="24"/>
          <w:szCs w:val="24"/>
        </w:rPr>
        <w:t>standardizing categories and correcting any inconsistencies.</w:t>
      </w:r>
    </w:p>
    <w:p w:rsidR="0049751D" w:rsidRDefault="0049751D">
      <w:pPr>
        <w:ind w:left="720"/>
        <w:rPr>
          <w:sz w:val="28"/>
          <w:szCs w:val="28"/>
        </w:rPr>
      </w:pPr>
    </w:p>
    <w:p w:rsidR="0049751D" w:rsidRDefault="005D49F3">
      <w:pPr>
        <w:rPr>
          <w:sz w:val="24"/>
          <w:szCs w:val="24"/>
          <w:u w:val="single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sz w:val="24"/>
          <w:szCs w:val="24"/>
          <w:u w:val="single"/>
        </w:rPr>
        <w:t>Step2) Business Objective</w:t>
      </w:r>
      <w:r>
        <w:rPr>
          <w:sz w:val="24"/>
          <w:szCs w:val="24"/>
          <w:u w:val="single"/>
        </w:rPr>
        <w:t xml:space="preserve">: </w:t>
      </w:r>
    </w:p>
    <w:p w:rsidR="0049751D" w:rsidRDefault="005D49F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Focusing on the objectives like boosting sales, optimizing delivery times, improving customer satisfaction, or enhancing product offerings and then identify the </w:t>
      </w:r>
      <w:r>
        <w:rPr>
          <w:sz w:val="24"/>
          <w:szCs w:val="24"/>
        </w:rPr>
        <w:t>areas where business can improve its performance.</w:t>
      </w:r>
    </w:p>
    <w:p w:rsidR="0049751D" w:rsidRDefault="0049751D">
      <w:pPr>
        <w:ind w:left="720"/>
        <w:rPr>
          <w:sz w:val="24"/>
          <w:szCs w:val="24"/>
        </w:rPr>
      </w:pPr>
    </w:p>
    <w:p w:rsidR="0049751D" w:rsidRDefault="005D49F3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</w:t>
      </w:r>
      <w:r>
        <w:rPr>
          <w:b/>
          <w:bCs/>
          <w:sz w:val="24"/>
          <w:szCs w:val="24"/>
          <w:u w:val="single"/>
        </w:rPr>
        <w:t>Step 3) Key Metrics</w:t>
      </w:r>
      <w:r>
        <w:rPr>
          <w:sz w:val="24"/>
          <w:szCs w:val="24"/>
          <w:u w:val="single"/>
        </w:rPr>
        <w:t xml:space="preserve">: </w:t>
      </w:r>
    </w:p>
    <w:p w:rsidR="0049751D" w:rsidRDefault="005D49F3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Now by focusing on some key metrics like total sales, customer satisfaction (ratings), product performance, and delivery efficiency that will help overall business and identify </w:t>
      </w:r>
      <w:r>
        <w:rPr>
          <w:sz w:val="24"/>
          <w:szCs w:val="24"/>
        </w:rPr>
        <w:t>areas for improvement.</w:t>
      </w:r>
      <w:proofErr w:type="gramEnd"/>
    </w:p>
    <w:p w:rsidR="0049751D" w:rsidRDefault="0049751D">
      <w:pPr>
        <w:ind w:left="720"/>
        <w:rPr>
          <w:sz w:val="24"/>
          <w:szCs w:val="24"/>
        </w:rPr>
      </w:pPr>
    </w:p>
    <w:p w:rsidR="0049751D" w:rsidRDefault="005D49F3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</w:t>
      </w:r>
      <w:r>
        <w:rPr>
          <w:b/>
          <w:bCs/>
          <w:sz w:val="24"/>
          <w:szCs w:val="24"/>
          <w:u w:val="single"/>
        </w:rPr>
        <w:t>Step 4) Dashboard</w:t>
      </w:r>
      <w:r>
        <w:rPr>
          <w:sz w:val="24"/>
          <w:szCs w:val="24"/>
          <w:u w:val="single"/>
        </w:rPr>
        <w:t xml:space="preserve">: </w:t>
      </w:r>
    </w:p>
    <w:p w:rsidR="0049751D" w:rsidRDefault="005D49F3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Finally, creating visualizations that allow stakeholders to interact with the data.</w:t>
      </w:r>
      <w:proofErr w:type="gramEnd"/>
      <w:r>
        <w:rPr>
          <w:sz w:val="24"/>
          <w:szCs w:val="24"/>
        </w:rPr>
        <w:t xml:space="preserve"> </w:t>
      </w:r>
    </w:p>
    <w:p w:rsidR="0049751D" w:rsidRDefault="005D49F3">
      <w:p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By designing the dashboards that provide insights into sales by product, region, and time.</w:t>
      </w:r>
      <w:proofErr w:type="gramEnd"/>
      <w:r>
        <w:rPr>
          <w:sz w:val="24"/>
          <w:szCs w:val="24"/>
        </w:rPr>
        <w:t xml:space="preserve"> This will help the team drill </w:t>
      </w:r>
      <w:r>
        <w:rPr>
          <w:sz w:val="24"/>
          <w:szCs w:val="24"/>
        </w:rPr>
        <w:t>down into the data and make informed decisions.</w:t>
      </w:r>
    </w:p>
    <w:p w:rsidR="0049751D" w:rsidRDefault="0049751D">
      <w:pPr>
        <w:rPr>
          <w:sz w:val="24"/>
          <w:szCs w:val="24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rPr>
          <w:b/>
          <w:sz w:val="36"/>
          <w:szCs w:val="36"/>
        </w:rPr>
      </w:pPr>
    </w:p>
    <w:p w:rsidR="0049751D" w:rsidRDefault="0049751D">
      <w:pPr>
        <w:widowControl w:val="0"/>
        <w:spacing w:before="200"/>
        <w:rPr>
          <w:b/>
          <w:sz w:val="24"/>
          <w:szCs w:val="24"/>
        </w:rPr>
      </w:pPr>
    </w:p>
    <w:sectPr w:rsidR="0049751D">
      <w:headerReference w:type="default" r:id="rId5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9F3" w:rsidRDefault="005D49F3">
      <w:pPr>
        <w:spacing w:line="240" w:lineRule="auto"/>
      </w:pPr>
      <w:r>
        <w:separator/>
      </w:r>
    </w:p>
  </w:endnote>
  <w:endnote w:type="continuationSeparator" w:id="0">
    <w:p w:rsidR="005D49F3" w:rsidRDefault="005D49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9F3" w:rsidRDefault="005D49F3">
      <w:r>
        <w:separator/>
      </w:r>
    </w:p>
  </w:footnote>
  <w:footnote w:type="continuationSeparator" w:id="0">
    <w:p w:rsidR="005D49F3" w:rsidRDefault="005D49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751D" w:rsidRDefault="0049751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D4BD0"/>
    <w:multiLevelType w:val="multilevel"/>
    <w:tmpl w:val="008D4BD0"/>
    <w:lvl w:ilvl="0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">
    <w:nsid w:val="009872D3"/>
    <w:multiLevelType w:val="multilevel"/>
    <w:tmpl w:val="009872D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DB182F"/>
    <w:multiLevelType w:val="multilevel"/>
    <w:tmpl w:val="03DB182F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4061CAD"/>
    <w:multiLevelType w:val="multilevel"/>
    <w:tmpl w:val="04061CA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082A3B"/>
    <w:multiLevelType w:val="multilevel"/>
    <w:tmpl w:val="05082A3B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543CA3"/>
    <w:multiLevelType w:val="multilevel"/>
    <w:tmpl w:val="08543CA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A22B7"/>
    <w:multiLevelType w:val="multilevel"/>
    <w:tmpl w:val="0B1A22B7"/>
    <w:lvl w:ilvl="0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7">
    <w:nsid w:val="0C641937"/>
    <w:multiLevelType w:val="multilevel"/>
    <w:tmpl w:val="0C641937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3261E3"/>
    <w:multiLevelType w:val="multilevel"/>
    <w:tmpl w:val="0D3261E3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D23CD3"/>
    <w:multiLevelType w:val="multilevel"/>
    <w:tmpl w:val="0ED23CD3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0E2BFC"/>
    <w:multiLevelType w:val="multilevel"/>
    <w:tmpl w:val="0F0E2BFC"/>
    <w:lvl w:ilvl="0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1">
    <w:nsid w:val="148D0A98"/>
    <w:multiLevelType w:val="multilevel"/>
    <w:tmpl w:val="148D0A98"/>
    <w:lvl w:ilvl="0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>
    <w:nsid w:val="159240C5"/>
    <w:multiLevelType w:val="multilevel"/>
    <w:tmpl w:val="159240C5"/>
    <w:lvl w:ilvl="0">
      <w:start w:val="1"/>
      <w:numFmt w:val="upperRoman"/>
      <w:lvlText w:val="%1."/>
      <w:lvlJc w:val="right"/>
      <w:pPr>
        <w:ind w:left="1124" w:hanging="360"/>
      </w:pPr>
    </w:lvl>
    <w:lvl w:ilvl="1">
      <w:start w:val="1"/>
      <w:numFmt w:val="lowerLetter"/>
      <w:lvlText w:val="%2."/>
      <w:lvlJc w:val="left"/>
      <w:pPr>
        <w:ind w:left="1844" w:hanging="360"/>
      </w:pPr>
    </w:lvl>
    <w:lvl w:ilvl="2">
      <w:start w:val="1"/>
      <w:numFmt w:val="lowerRoman"/>
      <w:lvlText w:val="%3."/>
      <w:lvlJc w:val="right"/>
      <w:pPr>
        <w:ind w:left="2564" w:hanging="180"/>
      </w:pPr>
    </w:lvl>
    <w:lvl w:ilvl="3">
      <w:start w:val="1"/>
      <w:numFmt w:val="decimal"/>
      <w:lvlText w:val="%4."/>
      <w:lvlJc w:val="left"/>
      <w:pPr>
        <w:ind w:left="3284" w:hanging="360"/>
      </w:pPr>
    </w:lvl>
    <w:lvl w:ilvl="4">
      <w:start w:val="1"/>
      <w:numFmt w:val="lowerLetter"/>
      <w:lvlText w:val="%5."/>
      <w:lvlJc w:val="left"/>
      <w:pPr>
        <w:ind w:left="4004" w:hanging="360"/>
      </w:pPr>
    </w:lvl>
    <w:lvl w:ilvl="5">
      <w:start w:val="1"/>
      <w:numFmt w:val="lowerRoman"/>
      <w:lvlText w:val="%6."/>
      <w:lvlJc w:val="right"/>
      <w:pPr>
        <w:ind w:left="4724" w:hanging="180"/>
      </w:pPr>
    </w:lvl>
    <w:lvl w:ilvl="6">
      <w:start w:val="1"/>
      <w:numFmt w:val="decimal"/>
      <w:lvlText w:val="%7."/>
      <w:lvlJc w:val="left"/>
      <w:pPr>
        <w:ind w:left="5444" w:hanging="360"/>
      </w:pPr>
    </w:lvl>
    <w:lvl w:ilvl="7">
      <w:start w:val="1"/>
      <w:numFmt w:val="lowerLetter"/>
      <w:lvlText w:val="%8."/>
      <w:lvlJc w:val="left"/>
      <w:pPr>
        <w:ind w:left="6164" w:hanging="360"/>
      </w:pPr>
    </w:lvl>
    <w:lvl w:ilvl="8">
      <w:start w:val="1"/>
      <w:numFmt w:val="lowerRoman"/>
      <w:lvlText w:val="%9."/>
      <w:lvlJc w:val="right"/>
      <w:pPr>
        <w:ind w:left="6884" w:hanging="180"/>
      </w:pPr>
    </w:lvl>
  </w:abstractNum>
  <w:abstractNum w:abstractNumId="13">
    <w:nsid w:val="16F1467D"/>
    <w:multiLevelType w:val="multilevel"/>
    <w:tmpl w:val="16F1467D"/>
    <w:lvl w:ilvl="0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4">
    <w:nsid w:val="19D66A8C"/>
    <w:multiLevelType w:val="multilevel"/>
    <w:tmpl w:val="19D66A8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A793B98"/>
    <w:multiLevelType w:val="multilevel"/>
    <w:tmpl w:val="1A793B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AC94835"/>
    <w:multiLevelType w:val="multilevel"/>
    <w:tmpl w:val="1AC9483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FC15588"/>
    <w:multiLevelType w:val="multilevel"/>
    <w:tmpl w:val="1FC155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0E3688A"/>
    <w:multiLevelType w:val="multilevel"/>
    <w:tmpl w:val="20E368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215C02A5"/>
    <w:multiLevelType w:val="multilevel"/>
    <w:tmpl w:val="215C02A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6A66E52"/>
    <w:multiLevelType w:val="multilevel"/>
    <w:tmpl w:val="26A66E5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83E1A78"/>
    <w:multiLevelType w:val="multilevel"/>
    <w:tmpl w:val="283E1A78"/>
    <w:lvl w:ilvl="0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2">
    <w:nsid w:val="2B5C167C"/>
    <w:multiLevelType w:val="multilevel"/>
    <w:tmpl w:val="2B5C167C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>
    <w:nsid w:val="2D9E3683"/>
    <w:multiLevelType w:val="multilevel"/>
    <w:tmpl w:val="2D9E36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C85B1A"/>
    <w:multiLevelType w:val="multilevel"/>
    <w:tmpl w:val="2EC85B1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DE4A07"/>
    <w:multiLevelType w:val="multilevel"/>
    <w:tmpl w:val="31DE4A07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45011C4"/>
    <w:multiLevelType w:val="multilevel"/>
    <w:tmpl w:val="345011C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355700E7"/>
    <w:multiLevelType w:val="multilevel"/>
    <w:tmpl w:val="355700E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369414A3"/>
    <w:multiLevelType w:val="multilevel"/>
    <w:tmpl w:val="369414A3"/>
    <w:lvl w:ilvl="0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9">
    <w:nsid w:val="36CA1273"/>
    <w:multiLevelType w:val="multilevel"/>
    <w:tmpl w:val="36CA1273"/>
    <w:lvl w:ilvl="0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30">
    <w:nsid w:val="386E1FDB"/>
    <w:multiLevelType w:val="multilevel"/>
    <w:tmpl w:val="386E1FD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93200AD"/>
    <w:multiLevelType w:val="multilevel"/>
    <w:tmpl w:val="393200A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3CE30DDB"/>
    <w:multiLevelType w:val="multilevel"/>
    <w:tmpl w:val="3CE30DDB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3572BD9"/>
    <w:multiLevelType w:val="multilevel"/>
    <w:tmpl w:val="43572BD9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46056ED8"/>
    <w:multiLevelType w:val="multilevel"/>
    <w:tmpl w:val="46056E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667333"/>
    <w:multiLevelType w:val="multilevel"/>
    <w:tmpl w:val="46667333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i w:val="0"/>
        <w:smallCaps w:val="0"/>
        <w:strike w:val="0"/>
        <w:color w:val="1F497D" w:themeColor="text2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6">
    <w:nsid w:val="48A939F7"/>
    <w:multiLevelType w:val="multilevel"/>
    <w:tmpl w:val="48A939F7"/>
    <w:lvl w:ilvl="0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7">
    <w:nsid w:val="48DE1DAC"/>
    <w:multiLevelType w:val="multilevel"/>
    <w:tmpl w:val="48DE1DAC"/>
    <w:lvl w:ilvl="0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8">
    <w:nsid w:val="49051635"/>
    <w:multiLevelType w:val="multilevel"/>
    <w:tmpl w:val="4905163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496F6B9F"/>
    <w:multiLevelType w:val="multilevel"/>
    <w:tmpl w:val="496F6B9F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4A5141B4"/>
    <w:multiLevelType w:val="multilevel"/>
    <w:tmpl w:val="4A5141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BA3644A"/>
    <w:multiLevelType w:val="multilevel"/>
    <w:tmpl w:val="4BA364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CC8560D"/>
    <w:multiLevelType w:val="multilevel"/>
    <w:tmpl w:val="4CC8560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4F2A3B66"/>
    <w:multiLevelType w:val="multilevel"/>
    <w:tmpl w:val="4F2A3B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FF82722"/>
    <w:multiLevelType w:val="multilevel"/>
    <w:tmpl w:val="4FF8272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5108676B"/>
    <w:multiLevelType w:val="multilevel"/>
    <w:tmpl w:val="5108676B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511F4AFC"/>
    <w:multiLevelType w:val="multilevel"/>
    <w:tmpl w:val="511F4AFC"/>
    <w:lvl w:ilvl="0">
      <w:start w:val="1"/>
      <w:numFmt w:val="decimal"/>
      <w:lvlText w:val="%1."/>
      <w:lvlJc w:val="left"/>
      <w:pPr>
        <w:ind w:left="502" w:hanging="360"/>
      </w:pPr>
      <w:rPr>
        <w:rFonts w:ascii="Arial" w:eastAsia="Arial" w:hAnsi="Arial" w:cs="Arial"/>
        <w:b/>
        <w:i w:val="0"/>
        <w:smallCaps w:val="0"/>
        <w:strike w:val="0"/>
        <w:color w:val="005E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7">
    <w:nsid w:val="52427012"/>
    <w:multiLevelType w:val="multilevel"/>
    <w:tmpl w:val="524270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7063F59"/>
    <w:multiLevelType w:val="multilevel"/>
    <w:tmpl w:val="57063F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570E057C"/>
    <w:multiLevelType w:val="multilevel"/>
    <w:tmpl w:val="570E057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0">
    <w:nsid w:val="59A42171"/>
    <w:multiLevelType w:val="multilevel"/>
    <w:tmpl w:val="59A4217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>
    <w:nsid w:val="5AD15233"/>
    <w:multiLevelType w:val="multilevel"/>
    <w:tmpl w:val="5AD1523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0975C5B"/>
    <w:multiLevelType w:val="multilevel"/>
    <w:tmpl w:val="60975C5B"/>
    <w:lvl w:ilvl="0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3">
    <w:nsid w:val="65C86396"/>
    <w:multiLevelType w:val="multilevel"/>
    <w:tmpl w:val="65C8639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662848FF"/>
    <w:multiLevelType w:val="multilevel"/>
    <w:tmpl w:val="662848FF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>
    <w:nsid w:val="6E522160"/>
    <w:multiLevelType w:val="multilevel"/>
    <w:tmpl w:val="6E522160"/>
    <w:lvl w:ilvl="0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>
    <w:nsid w:val="6FDE6C1E"/>
    <w:multiLevelType w:val="multilevel"/>
    <w:tmpl w:val="6FDE6C1E"/>
    <w:lvl w:ilvl="0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57">
    <w:nsid w:val="70D84E98"/>
    <w:multiLevelType w:val="multilevel"/>
    <w:tmpl w:val="70D84E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19D6D45"/>
    <w:multiLevelType w:val="multilevel"/>
    <w:tmpl w:val="719D6D4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5BB54DE"/>
    <w:multiLevelType w:val="multilevel"/>
    <w:tmpl w:val="75BB54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7C4D59D6"/>
    <w:multiLevelType w:val="multilevel"/>
    <w:tmpl w:val="7C4D59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>
    <w:nsid w:val="7D0B597C"/>
    <w:multiLevelType w:val="multilevel"/>
    <w:tmpl w:val="7D0B597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7FC73D78"/>
    <w:multiLevelType w:val="multilevel"/>
    <w:tmpl w:val="7FC73D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0"/>
  </w:num>
  <w:num w:numId="3">
    <w:abstractNumId w:val="11"/>
  </w:num>
  <w:num w:numId="4">
    <w:abstractNumId w:val="49"/>
  </w:num>
  <w:num w:numId="5">
    <w:abstractNumId w:val="18"/>
  </w:num>
  <w:num w:numId="6">
    <w:abstractNumId w:val="50"/>
  </w:num>
  <w:num w:numId="7">
    <w:abstractNumId w:val="62"/>
  </w:num>
  <w:num w:numId="8">
    <w:abstractNumId w:val="26"/>
  </w:num>
  <w:num w:numId="9">
    <w:abstractNumId w:val="39"/>
  </w:num>
  <w:num w:numId="10">
    <w:abstractNumId w:val="4"/>
  </w:num>
  <w:num w:numId="11">
    <w:abstractNumId w:val="42"/>
  </w:num>
  <w:num w:numId="12">
    <w:abstractNumId w:val="24"/>
  </w:num>
  <w:num w:numId="13">
    <w:abstractNumId w:val="8"/>
  </w:num>
  <w:num w:numId="14">
    <w:abstractNumId w:val="28"/>
  </w:num>
  <w:num w:numId="15">
    <w:abstractNumId w:val="16"/>
  </w:num>
  <w:num w:numId="16">
    <w:abstractNumId w:val="17"/>
  </w:num>
  <w:num w:numId="17">
    <w:abstractNumId w:val="54"/>
  </w:num>
  <w:num w:numId="18">
    <w:abstractNumId w:val="46"/>
  </w:num>
  <w:num w:numId="19">
    <w:abstractNumId w:val="21"/>
  </w:num>
  <w:num w:numId="20">
    <w:abstractNumId w:val="9"/>
  </w:num>
  <w:num w:numId="21">
    <w:abstractNumId w:val="52"/>
  </w:num>
  <w:num w:numId="22">
    <w:abstractNumId w:val="51"/>
  </w:num>
  <w:num w:numId="23">
    <w:abstractNumId w:val="33"/>
  </w:num>
  <w:num w:numId="24">
    <w:abstractNumId w:val="60"/>
  </w:num>
  <w:num w:numId="25">
    <w:abstractNumId w:val="27"/>
  </w:num>
  <w:num w:numId="26">
    <w:abstractNumId w:val="45"/>
  </w:num>
  <w:num w:numId="27">
    <w:abstractNumId w:val="19"/>
  </w:num>
  <w:num w:numId="28">
    <w:abstractNumId w:val="53"/>
  </w:num>
  <w:num w:numId="29">
    <w:abstractNumId w:val="1"/>
  </w:num>
  <w:num w:numId="30">
    <w:abstractNumId w:val="23"/>
  </w:num>
  <w:num w:numId="31">
    <w:abstractNumId w:val="15"/>
  </w:num>
  <w:num w:numId="32">
    <w:abstractNumId w:val="43"/>
  </w:num>
  <w:num w:numId="33">
    <w:abstractNumId w:val="7"/>
  </w:num>
  <w:num w:numId="34">
    <w:abstractNumId w:val="57"/>
  </w:num>
  <w:num w:numId="35">
    <w:abstractNumId w:val="5"/>
  </w:num>
  <w:num w:numId="36">
    <w:abstractNumId w:val="47"/>
  </w:num>
  <w:num w:numId="37">
    <w:abstractNumId w:val="41"/>
  </w:num>
  <w:num w:numId="38">
    <w:abstractNumId w:val="34"/>
  </w:num>
  <w:num w:numId="39">
    <w:abstractNumId w:val="58"/>
  </w:num>
  <w:num w:numId="40">
    <w:abstractNumId w:val="61"/>
  </w:num>
  <w:num w:numId="41">
    <w:abstractNumId w:val="36"/>
  </w:num>
  <w:num w:numId="42">
    <w:abstractNumId w:val="12"/>
  </w:num>
  <w:num w:numId="43">
    <w:abstractNumId w:val="29"/>
  </w:num>
  <w:num w:numId="44">
    <w:abstractNumId w:val="37"/>
  </w:num>
  <w:num w:numId="45">
    <w:abstractNumId w:val="10"/>
  </w:num>
  <w:num w:numId="46">
    <w:abstractNumId w:val="22"/>
  </w:num>
  <w:num w:numId="47">
    <w:abstractNumId w:val="0"/>
  </w:num>
  <w:num w:numId="48">
    <w:abstractNumId w:val="6"/>
  </w:num>
  <w:num w:numId="49">
    <w:abstractNumId w:val="56"/>
  </w:num>
  <w:num w:numId="50">
    <w:abstractNumId w:val="55"/>
  </w:num>
  <w:num w:numId="51">
    <w:abstractNumId w:val="25"/>
  </w:num>
  <w:num w:numId="52">
    <w:abstractNumId w:val="13"/>
  </w:num>
  <w:num w:numId="53">
    <w:abstractNumId w:val="59"/>
  </w:num>
  <w:num w:numId="54">
    <w:abstractNumId w:val="38"/>
  </w:num>
  <w:num w:numId="55">
    <w:abstractNumId w:val="32"/>
  </w:num>
  <w:num w:numId="56">
    <w:abstractNumId w:val="2"/>
  </w:num>
  <w:num w:numId="57">
    <w:abstractNumId w:val="40"/>
  </w:num>
  <w:num w:numId="58">
    <w:abstractNumId w:val="44"/>
  </w:num>
  <w:num w:numId="59">
    <w:abstractNumId w:val="14"/>
  </w:num>
  <w:num w:numId="60">
    <w:abstractNumId w:val="20"/>
  </w:num>
  <w:num w:numId="61">
    <w:abstractNumId w:val="48"/>
  </w:num>
  <w:num w:numId="62">
    <w:abstractNumId w:val="3"/>
  </w:num>
  <w:num w:numId="63">
    <w:abstractNumId w:val="31"/>
  </w:num>
  <w:numIdMacAtCleanup w:val="6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BF3"/>
    <w:rsid w:val="00000ED8"/>
    <w:rsid w:val="00002C80"/>
    <w:rsid w:val="00003748"/>
    <w:rsid w:val="000073AB"/>
    <w:rsid w:val="000101A5"/>
    <w:rsid w:val="0001230E"/>
    <w:rsid w:val="000123C9"/>
    <w:rsid w:val="0001580A"/>
    <w:rsid w:val="0002024E"/>
    <w:rsid w:val="00020718"/>
    <w:rsid w:val="00026E33"/>
    <w:rsid w:val="00027F5F"/>
    <w:rsid w:val="00034430"/>
    <w:rsid w:val="00034C77"/>
    <w:rsid w:val="000361DD"/>
    <w:rsid w:val="00040B84"/>
    <w:rsid w:val="00041252"/>
    <w:rsid w:val="00041521"/>
    <w:rsid w:val="00041C06"/>
    <w:rsid w:val="00043A5A"/>
    <w:rsid w:val="00044DA4"/>
    <w:rsid w:val="00050A2B"/>
    <w:rsid w:val="0005271F"/>
    <w:rsid w:val="00052848"/>
    <w:rsid w:val="00053604"/>
    <w:rsid w:val="00054C94"/>
    <w:rsid w:val="000613F0"/>
    <w:rsid w:val="00062FD5"/>
    <w:rsid w:val="00070700"/>
    <w:rsid w:val="00072E73"/>
    <w:rsid w:val="00073BA1"/>
    <w:rsid w:val="00075C97"/>
    <w:rsid w:val="00076F4F"/>
    <w:rsid w:val="00080C2D"/>
    <w:rsid w:val="000822F8"/>
    <w:rsid w:val="00085230"/>
    <w:rsid w:val="000855B0"/>
    <w:rsid w:val="00085D21"/>
    <w:rsid w:val="0008716E"/>
    <w:rsid w:val="00087A0B"/>
    <w:rsid w:val="0009138A"/>
    <w:rsid w:val="00091D22"/>
    <w:rsid w:val="00091DAB"/>
    <w:rsid w:val="00092ECE"/>
    <w:rsid w:val="00092F50"/>
    <w:rsid w:val="00093FF8"/>
    <w:rsid w:val="00094C5C"/>
    <w:rsid w:val="000954E5"/>
    <w:rsid w:val="000959B2"/>
    <w:rsid w:val="000965F2"/>
    <w:rsid w:val="000A37CD"/>
    <w:rsid w:val="000A3C05"/>
    <w:rsid w:val="000A4569"/>
    <w:rsid w:val="000A5AD0"/>
    <w:rsid w:val="000A5D8D"/>
    <w:rsid w:val="000B131E"/>
    <w:rsid w:val="000B2B00"/>
    <w:rsid w:val="000B6175"/>
    <w:rsid w:val="000B695D"/>
    <w:rsid w:val="000C1A09"/>
    <w:rsid w:val="000C6BF3"/>
    <w:rsid w:val="000C7C7C"/>
    <w:rsid w:val="000D044E"/>
    <w:rsid w:val="000D481C"/>
    <w:rsid w:val="000D5335"/>
    <w:rsid w:val="000E4AAE"/>
    <w:rsid w:val="000E7FE7"/>
    <w:rsid w:val="000F0A00"/>
    <w:rsid w:val="000F1583"/>
    <w:rsid w:val="000F3F23"/>
    <w:rsid w:val="000F58C5"/>
    <w:rsid w:val="000F6526"/>
    <w:rsid w:val="000F68C9"/>
    <w:rsid w:val="000F7950"/>
    <w:rsid w:val="0010000D"/>
    <w:rsid w:val="00101071"/>
    <w:rsid w:val="00102B47"/>
    <w:rsid w:val="00105B1D"/>
    <w:rsid w:val="00106544"/>
    <w:rsid w:val="00111D7B"/>
    <w:rsid w:val="00113BFD"/>
    <w:rsid w:val="00115295"/>
    <w:rsid w:val="00115B31"/>
    <w:rsid w:val="00115E15"/>
    <w:rsid w:val="00121C60"/>
    <w:rsid w:val="00123405"/>
    <w:rsid w:val="00125652"/>
    <w:rsid w:val="001258F7"/>
    <w:rsid w:val="00126333"/>
    <w:rsid w:val="001354F2"/>
    <w:rsid w:val="00144090"/>
    <w:rsid w:val="00144EEA"/>
    <w:rsid w:val="00145E1A"/>
    <w:rsid w:val="00147BCC"/>
    <w:rsid w:val="00151150"/>
    <w:rsid w:val="00152935"/>
    <w:rsid w:val="00154B6E"/>
    <w:rsid w:val="00155CAC"/>
    <w:rsid w:val="00156855"/>
    <w:rsid w:val="00162BE5"/>
    <w:rsid w:val="00163988"/>
    <w:rsid w:val="00163F0E"/>
    <w:rsid w:val="00164642"/>
    <w:rsid w:val="00172C98"/>
    <w:rsid w:val="00172EA0"/>
    <w:rsid w:val="00181CDE"/>
    <w:rsid w:val="00182948"/>
    <w:rsid w:val="0018606B"/>
    <w:rsid w:val="00186A55"/>
    <w:rsid w:val="00194D87"/>
    <w:rsid w:val="00195327"/>
    <w:rsid w:val="00195C3D"/>
    <w:rsid w:val="00196DBE"/>
    <w:rsid w:val="0019755E"/>
    <w:rsid w:val="001A01A3"/>
    <w:rsid w:val="001A0DE1"/>
    <w:rsid w:val="001A581E"/>
    <w:rsid w:val="001A64E1"/>
    <w:rsid w:val="001B3447"/>
    <w:rsid w:val="001B6CFB"/>
    <w:rsid w:val="001C65D5"/>
    <w:rsid w:val="001D09F5"/>
    <w:rsid w:val="001D5561"/>
    <w:rsid w:val="001E0B4C"/>
    <w:rsid w:val="001E5F1E"/>
    <w:rsid w:val="001F02EC"/>
    <w:rsid w:val="001F086A"/>
    <w:rsid w:val="001F0E5D"/>
    <w:rsid w:val="001F3A28"/>
    <w:rsid w:val="001F4619"/>
    <w:rsid w:val="001F6CCF"/>
    <w:rsid w:val="002009C3"/>
    <w:rsid w:val="002056FB"/>
    <w:rsid w:val="00207B4F"/>
    <w:rsid w:val="002124D2"/>
    <w:rsid w:val="00212B80"/>
    <w:rsid w:val="00214B5F"/>
    <w:rsid w:val="00223DDE"/>
    <w:rsid w:val="0022552A"/>
    <w:rsid w:val="0022587C"/>
    <w:rsid w:val="0022754B"/>
    <w:rsid w:val="002334A8"/>
    <w:rsid w:val="0023407D"/>
    <w:rsid w:val="00244FF8"/>
    <w:rsid w:val="00245EF2"/>
    <w:rsid w:val="00247461"/>
    <w:rsid w:val="00247A0A"/>
    <w:rsid w:val="00247A1D"/>
    <w:rsid w:val="002508DE"/>
    <w:rsid w:val="00251152"/>
    <w:rsid w:val="00252569"/>
    <w:rsid w:val="0025594D"/>
    <w:rsid w:val="0025779B"/>
    <w:rsid w:val="00257941"/>
    <w:rsid w:val="0026047F"/>
    <w:rsid w:val="00260BBF"/>
    <w:rsid w:val="00262CB8"/>
    <w:rsid w:val="0026551F"/>
    <w:rsid w:val="00265784"/>
    <w:rsid w:val="00271D7A"/>
    <w:rsid w:val="002742D9"/>
    <w:rsid w:val="002746F7"/>
    <w:rsid w:val="00275A49"/>
    <w:rsid w:val="002770DF"/>
    <w:rsid w:val="002771D3"/>
    <w:rsid w:val="00282F85"/>
    <w:rsid w:val="002853E4"/>
    <w:rsid w:val="0028586A"/>
    <w:rsid w:val="00286F6D"/>
    <w:rsid w:val="00291DC5"/>
    <w:rsid w:val="0029769D"/>
    <w:rsid w:val="002A1FF4"/>
    <w:rsid w:val="002B0F84"/>
    <w:rsid w:val="002B100C"/>
    <w:rsid w:val="002B4AC0"/>
    <w:rsid w:val="002B630C"/>
    <w:rsid w:val="002B63C4"/>
    <w:rsid w:val="002B7AAB"/>
    <w:rsid w:val="002C0F2E"/>
    <w:rsid w:val="002C4E95"/>
    <w:rsid w:val="002C52FA"/>
    <w:rsid w:val="002C57D3"/>
    <w:rsid w:val="002D0070"/>
    <w:rsid w:val="002D1D82"/>
    <w:rsid w:val="002D5117"/>
    <w:rsid w:val="002D615D"/>
    <w:rsid w:val="002E7595"/>
    <w:rsid w:val="002E7983"/>
    <w:rsid w:val="002F7F09"/>
    <w:rsid w:val="00310154"/>
    <w:rsid w:val="00313987"/>
    <w:rsid w:val="00314AE6"/>
    <w:rsid w:val="00315C68"/>
    <w:rsid w:val="00316D48"/>
    <w:rsid w:val="003200CE"/>
    <w:rsid w:val="00323683"/>
    <w:rsid w:val="00323B6B"/>
    <w:rsid w:val="00326E56"/>
    <w:rsid w:val="00332880"/>
    <w:rsid w:val="003345F0"/>
    <w:rsid w:val="00337D9A"/>
    <w:rsid w:val="00340626"/>
    <w:rsid w:val="00341DEA"/>
    <w:rsid w:val="003437FF"/>
    <w:rsid w:val="003442FE"/>
    <w:rsid w:val="00345A0E"/>
    <w:rsid w:val="00346980"/>
    <w:rsid w:val="00346F3D"/>
    <w:rsid w:val="00347019"/>
    <w:rsid w:val="00347F54"/>
    <w:rsid w:val="00351416"/>
    <w:rsid w:val="00351A5F"/>
    <w:rsid w:val="00352428"/>
    <w:rsid w:val="00352B41"/>
    <w:rsid w:val="00370252"/>
    <w:rsid w:val="003702AD"/>
    <w:rsid w:val="00370C46"/>
    <w:rsid w:val="0037164B"/>
    <w:rsid w:val="00374340"/>
    <w:rsid w:val="00374BDE"/>
    <w:rsid w:val="00376172"/>
    <w:rsid w:val="00376EBC"/>
    <w:rsid w:val="00377EDC"/>
    <w:rsid w:val="00383DC2"/>
    <w:rsid w:val="003870F0"/>
    <w:rsid w:val="0038744E"/>
    <w:rsid w:val="00387859"/>
    <w:rsid w:val="00390224"/>
    <w:rsid w:val="00393A81"/>
    <w:rsid w:val="00394983"/>
    <w:rsid w:val="003960E2"/>
    <w:rsid w:val="00396D9D"/>
    <w:rsid w:val="003A27E0"/>
    <w:rsid w:val="003A4D47"/>
    <w:rsid w:val="003B4B9F"/>
    <w:rsid w:val="003B505C"/>
    <w:rsid w:val="003C30BE"/>
    <w:rsid w:val="003C6AB3"/>
    <w:rsid w:val="003D08F0"/>
    <w:rsid w:val="003D09D6"/>
    <w:rsid w:val="003D0D6D"/>
    <w:rsid w:val="003D1A41"/>
    <w:rsid w:val="003D1E76"/>
    <w:rsid w:val="003D3488"/>
    <w:rsid w:val="003E1C8E"/>
    <w:rsid w:val="003E455E"/>
    <w:rsid w:val="003E5731"/>
    <w:rsid w:val="003E7057"/>
    <w:rsid w:val="003E736B"/>
    <w:rsid w:val="003E7614"/>
    <w:rsid w:val="003F3427"/>
    <w:rsid w:val="003F40AA"/>
    <w:rsid w:val="00400120"/>
    <w:rsid w:val="004024ED"/>
    <w:rsid w:val="00404C41"/>
    <w:rsid w:val="00410D61"/>
    <w:rsid w:val="0041623E"/>
    <w:rsid w:val="00416644"/>
    <w:rsid w:val="004167CF"/>
    <w:rsid w:val="00425ED6"/>
    <w:rsid w:val="00427240"/>
    <w:rsid w:val="0043081C"/>
    <w:rsid w:val="004317A5"/>
    <w:rsid w:val="00432339"/>
    <w:rsid w:val="00434E87"/>
    <w:rsid w:val="0044416B"/>
    <w:rsid w:val="00445F9E"/>
    <w:rsid w:val="00450DEB"/>
    <w:rsid w:val="00452162"/>
    <w:rsid w:val="004540B1"/>
    <w:rsid w:val="00456224"/>
    <w:rsid w:val="00460ADF"/>
    <w:rsid w:val="0046184A"/>
    <w:rsid w:val="0046545C"/>
    <w:rsid w:val="00474459"/>
    <w:rsid w:val="00476639"/>
    <w:rsid w:val="004771F3"/>
    <w:rsid w:val="004772BA"/>
    <w:rsid w:val="00477D4E"/>
    <w:rsid w:val="00477FD6"/>
    <w:rsid w:val="00480B0D"/>
    <w:rsid w:val="00484377"/>
    <w:rsid w:val="0049209F"/>
    <w:rsid w:val="00495D0D"/>
    <w:rsid w:val="0049751D"/>
    <w:rsid w:val="00497538"/>
    <w:rsid w:val="004A03E2"/>
    <w:rsid w:val="004A1BE9"/>
    <w:rsid w:val="004A5169"/>
    <w:rsid w:val="004A6214"/>
    <w:rsid w:val="004A7C83"/>
    <w:rsid w:val="004A7FDE"/>
    <w:rsid w:val="004B402F"/>
    <w:rsid w:val="004B52CA"/>
    <w:rsid w:val="004B558E"/>
    <w:rsid w:val="004C48BE"/>
    <w:rsid w:val="004C72D5"/>
    <w:rsid w:val="004C7FC3"/>
    <w:rsid w:val="004D0037"/>
    <w:rsid w:val="004D1169"/>
    <w:rsid w:val="004D564F"/>
    <w:rsid w:val="004E234C"/>
    <w:rsid w:val="004E25E4"/>
    <w:rsid w:val="004E5D44"/>
    <w:rsid w:val="004E7191"/>
    <w:rsid w:val="004F0AFB"/>
    <w:rsid w:val="004F320F"/>
    <w:rsid w:val="005058D9"/>
    <w:rsid w:val="00505E63"/>
    <w:rsid w:val="00505FF8"/>
    <w:rsid w:val="00511F7E"/>
    <w:rsid w:val="005129B2"/>
    <w:rsid w:val="00514206"/>
    <w:rsid w:val="0051517F"/>
    <w:rsid w:val="00517313"/>
    <w:rsid w:val="005221ED"/>
    <w:rsid w:val="0052475F"/>
    <w:rsid w:val="00530487"/>
    <w:rsid w:val="005316E8"/>
    <w:rsid w:val="0053218D"/>
    <w:rsid w:val="00544F87"/>
    <w:rsid w:val="005460ED"/>
    <w:rsid w:val="005507FD"/>
    <w:rsid w:val="00551522"/>
    <w:rsid w:val="005521D7"/>
    <w:rsid w:val="00554B7A"/>
    <w:rsid w:val="0056131F"/>
    <w:rsid w:val="00562707"/>
    <w:rsid w:val="005627BF"/>
    <w:rsid w:val="005660E3"/>
    <w:rsid w:val="0057098E"/>
    <w:rsid w:val="00580888"/>
    <w:rsid w:val="0058126B"/>
    <w:rsid w:val="0058133D"/>
    <w:rsid w:val="00583908"/>
    <w:rsid w:val="005842D2"/>
    <w:rsid w:val="0058520F"/>
    <w:rsid w:val="005864E9"/>
    <w:rsid w:val="00587C52"/>
    <w:rsid w:val="00590481"/>
    <w:rsid w:val="00591DEC"/>
    <w:rsid w:val="00597413"/>
    <w:rsid w:val="005A3D27"/>
    <w:rsid w:val="005A59EE"/>
    <w:rsid w:val="005B479F"/>
    <w:rsid w:val="005B47B7"/>
    <w:rsid w:val="005B6AF5"/>
    <w:rsid w:val="005B7379"/>
    <w:rsid w:val="005B76BE"/>
    <w:rsid w:val="005B7706"/>
    <w:rsid w:val="005C0185"/>
    <w:rsid w:val="005C1960"/>
    <w:rsid w:val="005C5E81"/>
    <w:rsid w:val="005D1F1C"/>
    <w:rsid w:val="005D49F3"/>
    <w:rsid w:val="005D59A5"/>
    <w:rsid w:val="005D5F21"/>
    <w:rsid w:val="005D614F"/>
    <w:rsid w:val="005E34AB"/>
    <w:rsid w:val="005E34E7"/>
    <w:rsid w:val="005E4C04"/>
    <w:rsid w:val="005E58E8"/>
    <w:rsid w:val="005E5A5E"/>
    <w:rsid w:val="005F0BCA"/>
    <w:rsid w:val="005F13DF"/>
    <w:rsid w:val="005F3AC7"/>
    <w:rsid w:val="006112DA"/>
    <w:rsid w:val="00612AF9"/>
    <w:rsid w:val="006152DD"/>
    <w:rsid w:val="006174D2"/>
    <w:rsid w:val="006206DD"/>
    <w:rsid w:val="00620971"/>
    <w:rsid w:val="00620AA9"/>
    <w:rsid w:val="00621EA8"/>
    <w:rsid w:val="0062276C"/>
    <w:rsid w:val="00624469"/>
    <w:rsid w:val="00626B44"/>
    <w:rsid w:val="00627549"/>
    <w:rsid w:val="00627D2E"/>
    <w:rsid w:val="00632089"/>
    <w:rsid w:val="00633EE2"/>
    <w:rsid w:val="006362B8"/>
    <w:rsid w:val="00642FDD"/>
    <w:rsid w:val="00650C77"/>
    <w:rsid w:val="006526A4"/>
    <w:rsid w:val="00652BEA"/>
    <w:rsid w:val="00653311"/>
    <w:rsid w:val="0065749C"/>
    <w:rsid w:val="00657802"/>
    <w:rsid w:val="00661E87"/>
    <w:rsid w:val="00665FEC"/>
    <w:rsid w:val="0067178F"/>
    <w:rsid w:val="006742F0"/>
    <w:rsid w:val="0067476B"/>
    <w:rsid w:val="0067488A"/>
    <w:rsid w:val="0067547E"/>
    <w:rsid w:val="006829AF"/>
    <w:rsid w:val="00683971"/>
    <w:rsid w:val="00684D90"/>
    <w:rsid w:val="00686780"/>
    <w:rsid w:val="0068688F"/>
    <w:rsid w:val="006876D3"/>
    <w:rsid w:val="006904D6"/>
    <w:rsid w:val="00690CE3"/>
    <w:rsid w:val="00694981"/>
    <w:rsid w:val="006A30ED"/>
    <w:rsid w:val="006A44C4"/>
    <w:rsid w:val="006A613A"/>
    <w:rsid w:val="006B03A4"/>
    <w:rsid w:val="006B4D97"/>
    <w:rsid w:val="006B6EEB"/>
    <w:rsid w:val="006C1B27"/>
    <w:rsid w:val="006C3FB8"/>
    <w:rsid w:val="006E0055"/>
    <w:rsid w:val="006E04DA"/>
    <w:rsid w:val="006E3C94"/>
    <w:rsid w:val="006E3FB2"/>
    <w:rsid w:val="006E5089"/>
    <w:rsid w:val="006F210F"/>
    <w:rsid w:val="006F64C8"/>
    <w:rsid w:val="0070575A"/>
    <w:rsid w:val="00706197"/>
    <w:rsid w:val="007061ED"/>
    <w:rsid w:val="00707E60"/>
    <w:rsid w:val="00711542"/>
    <w:rsid w:val="00711CA0"/>
    <w:rsid w:val="007151E0"/>
    <w:rsid w:val="00717100"/>
    <w:rsid w:val="00722D84"/>
    <w:rsid w:val="00730FFC"/>
    <w:rsid w:val="00732BC7"/>
    <w:rsid w:val="00734DD0"/>
    <w:rsid w:val="007436FD"/>
    <w:rsid w:val="007441F6"/>
    <w:rsid w:val="007478F6"/>
    <w:rsid w:val="00751041"/>
    <w:rsid w:val="007558D2"/>
    <w:rsid w:val="0075689E"/>
    <w:rsid w:val="00757510"/>
    <w:rsid w:val="007603BA"/>
    <w:rsid w:val="007625FB"/>
    <w:rsid w:val="0076388C"/>
    <w:rsid w:val="00763B98"/>
    <w:rsid w:val="00766199"/>
    <w:rsid w:val="00766C78"/>
    <w:rsid w:val="00772563"/>
    <w:rsid w:val="00773580"/>
    <w:rsid w:val="00776C4D"/>
    <w:rsid w:val="00780BD9"/>
    <w:rsid w:val="0078182B"/>
    <w:rsid w:val="00782BBF"/>
    <w:rsid w:val="00782EEA"/>
    <w:rsid w:val="007845B6"/>
    <w:rsid w:val="007853A4"/>
    <w:rsid w:val="00785C5E"/>
    <w:rsid w:val="00787561"/>
    <w:rsid w:val="007912B3"/>
    <w:rsid w:val="00791ED0"/>
    <w:rsid w:val="0079239F"/>
    <w:rsid w:val="00793773"/>
    <w:rsid w:val="007A0447"/>
    <w:rsid w:val="007A1BCB"/>
    <w:rsid w:val="007A22DE"/>
    <w:rsid w:val="007A4337"/>
    <w:rsid w:val="007A5299"/>
    <w:rsid w:val="007B5691"/>
    <w:rsid w:val="007B646E"/>
    <w:rsid w:val="007C30EF"/>
    <w:rsid w:val="007C68CC"/>
    <w:rsid w:val="007C6D09"/>
    <w:rsid w:val="007D36B5"/>
    <w:rsid w:val="007D4F1B"/>
    <w:rsid w:val="007D7E4D"/>
    <w:rsid w:val="007E1CAE"/>
    <w:rsid w:val="007E5A5E"/>
    <w:rsid w:val="007F1B18"/>
    <w:rsid w:val="00802513"/>
    <w:rsid w:val="00806263"/>
    <w:rsid w:val="00806582"/>
    <w:rsid w:val="00807360"/>
    <w:rsid w:val="00810425"/>
    <w:rsid w:val="0081079B"/>
    <w:rsid w:val="008114B7"/>
    <w:rsid w:val="00812DF1"/>
    <w:rsid w:val="00814241"/>
    <w:rsid w:val="008176E8"/>
    <w:rsid w:val="00824733"/>
    <w:rsid w:val="008265D6"/>
    <w:rsid w:val="00826BC9"/>
    <w:rsid w:val="008273CA"/>
    <w:rsid w:val="008323CF"/>
    <w:rsid w:val="00832465"/>
    <w:rsid w:val="00840903"/>
    <w:rsid w:val="008449A5"/>
    <w:rsid w:val="00845794"/>
    <w:rsid w:val="00851900"/>
    <w:rsid w:val="00852E19"/>
    <w:rsid w:val="00853CD8"/>
    <w:rsid w:val="0085507F"/>
    <w:rsid w:val="00857627"/>
    <w:rsid w:val="00860E64"/>
    <w:rsid w:val="00862E84"/>
    <w:rsid w:val="008652A3"/>
    <w:rsid w:val="00865665"/>
    <w:rsid w:val="0086580C"/>
    <w:rsid w:val="00866E1F"/>
    <w:rsid w:val="00873EA3"/>
    <w:rsid w:val="008754E0"/>
    <w:rsid w:val="008754E9"/>
    <w:rsid w:val="00881BEA"/>
    <w:rsid w:val="00884898"/>
    <w:rsid w:val="00890F1B"/>
    <w:rsid w:val="00891129"/>
    <w:rsid w:val="008932DF"/>
    <w:rsid w:val="0089472E"/>
    <w:rsid w:val="00896687"/>
    <w:rsid w:val="008B4BE1"/>
    <w:rsid w:val="008B4C04"/>
    <w:rsid w:val="008C0806"/>
    <w:rsid w:val="008C1C95"/>
    <w:rsid w:val="008C27BC"/>
    <w:rsid w:val="008C3C24"/>
    <w:rsid w:val="008C437A"/>
    <w:rsid w:val="008C49A7"/>
    <w:rsid w:val="008C5E70"/>
    <w:rsid w:val="008D0A3B"/>
    <w:rsid w:val="008D3F33"/>
    <w:rsid w:val="008D4EC8"/>
    <w:rsid w:val="008D5153"/>
    <w:rsid w:val="008D5666"/>
    <w:rsid w:val="008E099E"/>
    <w:rsid w:val="008E441A"/>
    <w:rsid w:val="008E6962"/>
    <w:rsid w:val="008F3389"/>
    <w:rsid w:val="008F4E18"/>
    <w:rsid w:val="008F4F8F"/>
    <w:rsid w:val="008F5F9C"/>
    <w:rsid w:val="008F6FB3"/>
    <w:rsid w:val="008F7C51"/>
    <w:rsid w:val="008F7CD7"/>
    <w:rsid w:val="0090007D"/>
    <w:rsid w:val="00900E24"/>
    <w:rsid w:val="0090300F"/>
    <w:rsid w:val="00903B83"/>
    <w:rsid w:val="00911A11"/>
    <w:rsid w:val="00912CA3"/>
    <w:rsid w:val="00914AEA"/>
    <w:rsid w:val="009215E4"/>
    <w:rsid w:val="00921A47"/>
    <w:rsid w:val="0092230F"/>
    <w:rsid w:val="00922610"/>
    <w:rsid w:val="00924074"/>
    <w:rsid w:val="009264D4"/>
    <w:rsid w:val="00930334"/>
    <w:rsid w:val="0093487D"/>
    <w:rsid w:val="0093567E"/>
    <w:rsid w:val="00937715"/>
    <w:rsid w:val="00941CA8"/>
    <w:rsid w:val="009431B9"/>
    <w:rsid w:val="00945B83"/>
    <w:rsid w:val="009472AA"/>
    <w:rsid w:val="00950FE4"/>
    <w:rsid w:val="00953F39"/>
    <w:rsid w:val="009543FC"/>
    <w:rsid w:val="00957BC1"/>
    <w:rsid w:val="0096034B"/>
    <w:rsid w:val="009622BB"/>
    <w:rsid w:val="00964455"/>
    <w:rsid w:val="009655B4"/>
    <w:rsid w:val="00967707"/>
    <w:rsid w:val="009729FF"/>
    <w:rsid w:val="00972EB8"/>
    <w:rsid w:val="00982C97"/>
    <w:rsid w:val="00985577"/>
    <w:rsid w:val="00985DA9"/>
    <w:rsid w:val="00987453"/>
    <w:rsid w:val="00987BF5"/>
    <w:rsid w:val="00990122"/>
    <w:rsid w:val="0099056A"/>
    <w:rsid w:val="00990B4B"/>
    <w:rsid w:val="009949D8"/>
    <w:rsid w:val="00996ADA"/>
    <w:rsid w:val="009973A7"/>
    <w:rsid w:val="009A124A"/>
    <w:rsid w:val="009A1ADF"/>
    <w:rsid w:val="009A2A36"/>
    <w:rsid w:val="009A4320"/>
    <w:rsid w:val="009A6CDC"/>
    <w:rsid w:val="009B0179"/>
    <w:rsid w:val="009B24C4"/>
    <w:rsid w:val="009B45A9"/>
    <w:rsid w:val="009B5BBF"/>
    <w:rsid w:val="009B6817"/>
    <w:rsid w:val="009C0C02"/>
    <w:rsid w:val="009C1C70"/>
    <w:rsid w:val="009C3F5B"/>
    <w:rsid w:val="009C5188"/>
    <w:rsid w:val="009C5E01"/>
    <w:rsid w:val="009C784A"/>
    <w:rsid w:val="009D0177"/>
    <w:rsid w:val="009D11C2"/>
    <w:rsid w:val="009E0CD7"/>
    <w:rsid w:val="009E31FC"/>
    <w:rsid w:val="009E3D57"/>
    <w:rsid w:val="009E4587"/>
    <w:rsid w:val="009F469A"/>
    <w:rsid w:val="00A01F2D"/>
    <w:rsid w:val="00A03B47"/>
    <w:rsid w:val="00A0448F"/>
    <w:rsid w:val="00A0784A"/>
    <w:rsid w:val="00A07A59"/>
    <w:rsid w:val="00A07C5D"/>
    <w:rsid w:val="00A07EA0"/>
    <w:rsid w:val="00A122B8"/>
    <w:rsid w:val="00A126E1"/>
    <w:rsid w:val="00A147D5"/>
    <w:rsid w:val="00A1497C"/>
    <w:rsid w:val="00A16D36"/>
    <w:rsid w:val="00A1751B"/>
    <w:rsid w:val="00A2231B"/>
    <w:rsid w:val="00A22DCA"/>
    <w:rsid w:val="00A24C23"/>
    <w:rsid w:val="00A31DD7"/>
    <w:rsid w:val="00A33423"/>
    <w:rsid w:val="00A36649"/>
    <w:rsid w:val="00A4032D"/>
    <w:rsid w:val="00A403F8"/>
    <w:rsid w:val="00A411D9"/>
    <w:rsid w:val="00A41412"/>
    <w:rsid w:val="00A42CFD"/>
    <w:rsid w:val="00A4798C"/>
    <w:rsid w:val="00A529FA"/>
    <w:rsid w:val="00A551FB"/>
    <w:rsid w:val="00A7047A"/>
    <w:rsid w:val="00A722C4"/>
    <w:rsid w:val="00A749CA"/>
    <w:rsid w:val="00A80746"/>
    <w:rsid w:val="00A82163"/>
    <w:rsid w:val="00A85206"/>
    <w:rsid w:val="00A85A5A"/>
    <w:rsid w:val="00A86CAC"/>
    <w:rsid w:val="00A87F24"/>
    <w:rsid w:val="00A90634"/>
    <w:rsid w:val="00A92201"/>
    <w:rsid w:val="00A97527"/>
    <w:rsid w:val="00A978FE"/>
    <w:rsid w:val="00AA0F2C"/>
    <w:rsid w:val="00AA0FDD"/>
    <w:rsid w:val="00AA1574"/>
    <w:rsid w:val="00AA4A02"/>
    <w:rsid w:val="00AA5F0E"/>
    <w:rsid w:val="00AA624B"/>
    <w:rsid w:val="00AB02BD"/>
    <w:rsid w:val="00AB1801"/>
    <w:rsid w:val="00AB74ED"/>
    <w:rsid w:val="00AC3579"/>
    <w:rsid w:val="00AC3728"/>
    <w:rsid w:val="00AC375F"/>
    <w:rsid w:val="00AC6515"/>
    <w:rsid w:val="00AD2D8F"/>
    <w:rsid w:val="00AD5A91"/>
    <w:rsid w:val="00AD5DD9"/>
    <w:rsid w:val="00AD5F6A"/>
    <w:rsid w:val="00AD6E27"/>
    <w:rsid w:val="00AD74EC"/>
    <w:rsid w:val="00AE034E"/>
    <w:rsid w:val="00AE09BB"/>
    <w:rsid w:val="00AE2435"/>
    <w:rsid w:val="00AE34D7"/>
    <w:rsid w:val="00AE731D"/>
    <w:rsid w:val="00AE7CFF"/>
    <w:rsid w:val="00AF19C1"/>
    <w:rsid w:val="00B0047D"/>
    <w:rsid w:val="00B00A3A"/>
    <w:rsid w:val="00B01915"/>
    <w:rsid w:val="00B02B02"/>
    <w:rsid w:val="00B15811"/>
    <w:rsid w:val="00B16B95"/>
    <w:rsid w:val="00B17186"/>
    <w:rsid w:val="00B20A46"/>
    <w:rsid w:val="00B23224"/>
    <w:rsid w:val="00B27430"/>
    <w:rsid w:val="00B2786F"/>
    <w:rsid w:val="00B340D3"/>
    <w:rsid w:val="00B3628E"/>
    <w:rsid w:val="00B3630B"/>
    <w:rsid w:val="00B37164"/>
    <w:rsid w:val="00B429D3"/>
    <w:rsid w:val="00B468A7"/>
    <w:rsid w:val="00B474F3"/>
    <w:rsid w:val="00B5246E"/>
    <w:rsid w:val="00B62333"/>
    <w:rsid w:val="00B629DF"/>
    <w:rsid w:val="00B62F1F"/>
    <w:rsid w:val="00B636E3"/>
    <w:rsid w:val="00B6483C"/>
    <w:rsid w:val="00B74BA6"/>
    <w:rsid w:val="00B765B4"/>
    <w:rsid w:val="00B8624E"/>
    <w:rsid w:val="00B874EF"/>
    <w:rsid w:val="00B91D2D"/>
    <w:rsid w:val="00B92BCD"/>
    <w:rsid w:val="00B95209"/>
    <w:rsid w:val="00B96CB5"/>
    <w:rsid w:val="00BA0327"/>
    <w:rsid w:val="00BA0B84"/>
    <w:rsid w:val="00BA123F"/>
    <w:rsid w:val="00BA4A0B"/>
    <w:rsid w:val="00BB0855"/>
    <w:rsid w:val="00BB2460"/>
    <w:rsid w:val="00BB4885"/>
    <w:rsid w:val="00BB740B"/>
    <w:rsid w:val="00BC1681"/>
    <w:rsid w:val="00BC4FF3"/>
    <w:rsid w:val="00BC50E3"/>
    <w:rsid w:val="00BC5E21"/>
    <w:rsid w:val="00BD058A"/>
    <w:rsid w:val="00BD2849"/>
    <w:rsid w:val="00BD5D2F"/>
    <w:rsid w:val="00BD7529"/>
    <w:rsid w:val="00BE1B33"/>
    <w:rsid w:val="00BE38F8"/>
    <w:rsid w:val="00BE6A26"/>
    <w:rsid w:val="00BE7A2D"/>
    <w:rsid w:val="00BF3AAB"/>
    <w:rsid w:val="00BF4466"/>
    <w:rsid w:val="00BF502F"/>
    <w:rsid w:val="00C01DCD"/>
    <w:rsid w:val="00C02427"/>
    <w:rsid w:val="00C047A4"/>
    <w:rsid w:val="00C0749A"/>
    <w:rsid w:val="00C07753"/>
    <w:rsid w:val="00C109C1"/>
    <w:rsid w:val="00C1356C"/>
    <w:rsid w:val="00C16438"/>
    <w:rsid w:val="00C174CD"/>
    <w:rsid w:val="00C178E2"/>
    <w:rsid w:val="00C21138"/>
    <w:rsid w:val="00C21644"/>
    <w:rsid w:val="00C2219A"/>
    <w:rsid w:val="00C23513"/>
    <w:rsid w:val="00C2520E"/>
    <w:rsid w:val="00C325EB"/>
    <w:rsid w:val="00C34746"/>
    <w:rsid w:val="00C34BC0"/>
    <w:rsid w:val="00C404BD"/>
    <w:rsid w:val="00C438CE"/>
    <w:rsid w:val="00C444D5"/>
    <w:rsid w:val="00C45013"/>
    <w:rsid w:val="00C46776"/>
    <w:rsid w:val="00C50375"/>
    <w:rsid w:val="00C53A7D"/>
    <w:rsid w:val="00C53E61"/>
    <w:rsid w:val="00C5524F"/>
    <w:rsid w:val="00C55E54"/>
    <w:rsid w:val="00C56F2E"/>
    <w:rsid w:val="00C5748D"/>
    <w:rsid w:val="00C607E1"/>
    <w:rsid w:val="00C61F51"/>
    <w:rsid w:val="00C67555"/>
    <w:rsid w:val="00C71265"/>
    <w:rsid w:val="00C7560F"/>
    <w:rsid w:val="00C75674"/>
    <w:rsid w:val="00C7585D"/>
    <w:rsid w:val="00C8181B"/>
    <w:rsid w:val="00C81FA9"/>
    <w:rsid w:val="00C86D68"/>
    <w:rsid w:val="00C9745C"/>
    <w:rsid w:val="00C979DE"/>
    <w:rsid w:val="00CA064F"/>
    <w:rsid w:val="00CA25A1"/>
    <w:rsid w:val="00CA3329"/>
    <w:rsid w:val="00CA4E05"/>
    <w:rsid w:val="00CA5559"/>
    <w:rsid w:val="00CA5BC4"/>
    <w:rsid w:val="00CA6651"/>
    <w:rsid w:val="00CB18F3"/>
    <w:rsid w:val="00CB299E"/>
    <w:rsid w:val="00CB7B73"/>
    <w:rsid w:val="00CC23D6"/>
    <w:rsid w:val="00CC38FD"/>
    <w:rsid w:val="00CC4527"/>
    <w:rsid w:val="00CC4DAC"/>
    <w:rsid w:val="00CC54CB"/>
    <w:rsid w:val="00CC6DC4"/>
    <w:rsid w:val="00CC732B"/>
    <w:rsid w:val="00CC7ACB"/>
    <w:rsid w:val="00CD5AD3"/>
    <w:rsid w:val="00CE04EC"/>
    <w:rsid w:val="00CE40C5"/>
    <w:rsid w:val="00CE656D"/>
    <w:rsid w:val="00CE65F2"/>
    <w:rsid w:val="00CF17F5"/>
    <w:rsid w:val="00CF1B90"/>
    <w:rsid w:val="00CF2F51"/>
    <w:rsid w:val="00CF4015"/>
    <w:rsid w:val="00CF69F7"/>
    <w:rsid w:val="00CF6B6A"/>
    <w:rsid w:val="00D013E8"/>
    <w:rsid w:val="00D019F1"/>
    <w:rsid w:val="00D10C2F"/>
    <w:rsid w:val="00D213C4"/>
    <w:rsid w:val="00D2471E"/>
    <w:rsid w:val="00D31151"/>
    <w:rsid w:val="00D32C30"/>
    <w:rsid w:val="00D34BBD"/>
    <w:rsid w:val="00D37EBE"/>
    <w:rsid w:val="00D37F7F"/>
    <w:rsid w:val="00D41A0F"/>
    <w:rsid w:val="00D42C89"/>
    <w:rsid w:val="00D43664"/>
    <w:rsid w:val="00D5011A"/>
    <w:rsid w:val="00D52D0E"/>
    <w:rsid w:val="00D56004"/>
    <w:rsid w:val="00D56374"/>
    <w:rsid w:val="00D56DC7"/>
    <w:rsid w:val="00D61ED3"/>
    <w:rsid w:val="00D63669"/>
    <w:rsid w:val="00D64A91"/>
    <w:rsid w:val="00D673A2"/>
    <w:rsid w:val="00D7042D"/>
    <w:rsid w:val="00D72912"/>
    <w:rsid w:val="00D73623"/>
    <w:rsid w:val="00D73C80"/>
    <w:rsid w:val="00D752CA"/>
    <w:rsid w:val="00D76F4F"/>
    <w:rsid w:val="00D76FD8"/>
    <w:rsid w:val="00D8556A"/>
    <w:rsid w:val="00D86229"/>
    <w:rsid w:val="00D86709"/>
    <w:rsid w:val="00D95F79"/>
    <w:rsid w:val="00D9788F"/>
    <w:rsid w:val="00DA03BF"/>
    <w:rsid w:val="00DA0C50"/>
    <w:rsid w:val="00DA1A2E"/>
    <w:rsid w:val="00DA2C95"/>
    <w:rsid w:val="00DA35CE"/>
    <w:rsid w:val="00DA47E0"/>
    <w:rsid w:val="00DA6257"/>
    <w:rsid w:val="00DA7E23"/>
    <w:rsid w:val="00DB1A0A"/>
    <w:rsid w:val="00DB4EE5"/>
    <w:rsid w:val="00DB59A8"/>
    <w:rsid w:val="00DC111E"/>
    <w:rsid w:val="00DC4A06"/>
    <w:rsid w:val="00DC6445"/>
    <w:rsid w:val="00DD0C15"/>
    <w:rsid w:val="00DD1EC1"/>
    <w:rsid w:val="00DD4957"/>
    <w:rsid w:val="00DD49A9"/>
    <w:rsid w:val="00DE0FF9"/>
    <w:rsid w:val="00DE1966"/>
    <w:rsid w:val="00DE3C11"/>
    <w:rsid w:val="00DE6492"/>
    <w:rsid w:val="00DE6D4F"/>
    <w:rsid w:val="00DF2AC8"/>
    <w:rsid w:val="00DF2D81"/>
    <w:rsid w:val="00DF498B"/>
    <w:rsid w:val="00DF5A66"/>
    <w:rsid w:val="00DF5F86"/>
    <w:rsid w:val="00DF71AA"/>
    <w:rsid w:val="00DF7517"/>
    <w:rsid w:val="00E02E53"/>
    <w:rsid w:val="00E0564B"/>
    <w:rsid w:val="00E05F38"/>
    <w:rsid w:val="00E06281"/>
    <w:rsid w:val="00E06D73"/>
    <w:rsid w:val="00E0798A"/>
    <w:rsid w:val="00E139DC"/>
    <w:rsid w:val="00E15402"/>
    <w:rsid w:val="00E15B1E"/>
    <w:rsid w:val="00E15F99"/>
    <w:rsid w:val="00E25752"/>
    <w:rsid w:val="00E2798F"/>
    <w:rsid w:val="00E30366"/>
    <w:rsid w:val="00E31FB5"/>
    <w:rsid w:val="00E3339A"/>
    <w:rsid w:val="00E34973"/>
    <w:rsid w:val="00E3685E"/>
    <w:rsid w:val="00E37247"/>
    <w:rsid w:val="00E40DAD"/>
    <w:rsid w:val="00E41B1A"/>
    <w:rsid w:val="00E43593"/>
    <w:rsid w:val="00E50229"/>
    <w:rsid w:val="00E5726E"/>
    <w:rsid w:val="00E63F14"/>
    <w:rsid w:val="00E66C8F"/>
    <w:rsid w:val="00E6731A"/>
    <w:rsid w:val="00E72F41"/>
    <w:rsid w:val="00E762BE"/>
    <w:rsid w:val="00E81BC4"/>
    <w:rsid w:val="00E8725C"/>
    <w:rsid w:val="00E90B85"/>
    <w:rsid w:val="00E9193C"/>
    <w:rsid w:val="00E95B02"/>
    <w:rsid w:val="00E95FA1"/>
    <w:rsid w:val="00EA00CB"/>
    <w:rsid w:val="00EA26DF"/>
    <w:rsid w:val="00EA5055"/>
    <w:rsid w:val="00EA50F8"/>
    <w:rsid w:val="00EB6E0C"/>
    <w:rsid w:val="00EB76EE"/>
    <w:rsid w:val="00EB76F8"/>
    <w:rsid w:val="00EB78DB"/>
    <w:rsid w:val="00EC0011"/>
    <w:rsid w:val="00EC433A"/>
    <w:rsid w:val="00EC55FF"/>
    <w:rsid w:val="00ED0E28"/>
    <w:rsid w:val="00ED1260"/>
    <w:rsid w:val="00ED188A"/>
    <w:rsid w:val="00ED3F60"/>
    <w:rsid w:val="00ED59D8"/>
    <w:rsid w:val="00ED6F5E"/>
    <w:rsid w:val="00ED7AC6"/>
    <w:rsid w:val="00EE36E7"/>
    <w:rsid w:val="00EE3C16"/>
    <w:rsid w:val="00EE421E"/>
    <w:rsid w:val="00EE7A7A"/>
    <w:rsid w:val="00EF08A2"/>
    <w:rsid w:val="00EF1481"/>
    <w:rsid w:val="00EF28C5"/>
    <w:rsid w:val="00EF43BF"/>
    <w:rsid w:val="00F00A48"/>
    <w:rsid w:val="00F02F99"/>
    <w:rsid w:val="00F04EBC"/>
    <w:rsid w:val="00F07135"/>
    <w:rsid w:val="00F10389"/>
    <w:rsid w:val="00F1431C"/>
    <w:rsid w:val="00F14CBD"/>
    <w:rsid w:val="00F14D41"/>
    <w:rsid w:val="00F178DB"/>
    <w:rsid w:val="00F17EA7"/>
    <w:rsid w:val="00F30FAF"/>
    <w:rsid w:val="00F31E5E"/>
    <w:rsid w:val="00F331B0"/>
    <w:rsid w:val="00F3458E"/>
    <w:rsid w:val="00F34FE9"/>
    <w:rsid w:val="00F370D0"/>
    <w:rsid w:val="00F41D1C"/>
    <w:rsid w:val="00F4503E"/>
    <w:rsid w:val="00F457CA"/>
    <w:rsid w:val="00F46948"/>
    <w:rsid w:val="00F50F0F"/>
    <w:rsid w:val="00F51EF8"/>
    <w:rsid w:val="00F52A6D"/>
    <w:rsid w:val="00F55CDD"/>
    <w:rsid w:val="00F5755D"/>
    <w:rsid w:val="00F60E6E"/>
    <w:rsid w:val="00F617C9"/>
    <w:rsid w:val="00F62FA6"/>
    <w:rsid w:val="00F63C0B"/>
    <w:rsid w:val="00F744BD"/>
    <w:rsid w:val="00F75724"/>
    <w:rsid w:val="00F766C3"/>
    <w:rsid w:val="00F77AB2"/>
    <w:rsid w:val="00F81F63"/>
    <w:rsid w:val="00F846FE"/>
    <w:rsid w:val="00F93AB7"/>
    <w:rsid w:val="00F94ECD"/>
    <w:rsid w:val="00F96AC3"/>
    <w:rsid w:val="00F97F04"/>
    <w:rsid w:val="00FA0B3B"/>
    <w:rsid w:val="00FA5029"/>
    <w:rsid w:val="00FA7432"/>
    <w:rsid w:val="00FA798D"/>
    <w:rsid w:val="00FB155E"/>
    <w:rsid w:val="00FB27A8"/>
    <w:rsid w:val="00FB40AF"/>
    <w:rsid w:val="00FB432B"/>
    <w:rsid w:val="00FC04BB"/>
    <w:rsid w:val="00FC078D"/>
    <w:rsid w:val="00FC0FFA"/>
    <w:rsid w:val="00FD4B83"/>
    <w:rsid w:val="00FD797D"/>
    <w:rsid w:val="00FE2168"/>
    <w:rsid w:val="00FE4490"/>
    <w:rsid w:val="00FE46CB"/>
    <w:rsid w:val="00FE4C66"/>
    <w:rsid w:val="00FE5610"/>
    <w:rsid w:val="00FE59CF"/>
    <w:rsid w:val="00FE6A06"/>
    <w:rsid w:val="00FE6A1C"/>
    <w:rsid w:val="00FE6B35"/>
    <w:rsid w:val="00FE7CF8"/>
    <w:rsid w:val="00FF036E"/>
    <w:rsid w:val="00FF50DD"/>
    <w:rsid w:val="50501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513"/>
        <w:tab w:val="right" w:pos="9026"/>
      </w:tabs>
      <w:spacing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  <w:lang w:val="en-GB"/>
    </w:rPr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  <w:qFormat/>
  </w:style>
  <w:style w:type="character" w:customStyle="1" w:styleId="mrel">
    <w:name w:val="mrel"/>
    <w:basedOn w:val="DefaultParagraphFont"/>
    <w:qFormat/>
  </w:style>
  <w:style w:type="character" w:customStyle="1" w:styleId="mopen">
    <w:name w:val="mopen"/>
    <w:basedOn w:val="DefaultParagraphFont"/>
    <w:qFormat/>
  </w:style>
  <w:style w:type="character" w:customStyle="1" w:styleId="mbin">
    <w:name w:val="mbin"/>
    <w:basedOn w:val="DefaultParagraphFont"/>
    <w:qFormat/>
  </w:style>
  <w:style w:type="character" w:customStyle="1" w:styleId="mclose">
    <w:name w:val="mclose"/>
    <w:basedOn w:val="DefaultParagraphFont"/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character" w:customStyle="1" w:styleId="FooterChar">
    <w:name w:val="Footer Char"/>
    <w:basedOn w:val="DefaultParagraphFont"/>
    <w:link w:val="Footer"/>
    <w:uiPriority w:val="99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sid w:val="00D736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623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513"/>
        <w:tab w:val="right" w:pos="9026"/>
      </w:tabs>
      <w:spacing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  <w:lang w:val="en-GB"/>
    </w:rPr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  <w:qFormat/>
  </w:style>
  <w:style w:type="character" w:customStyle="1" w:styleId="mrel">
    <w:name w:val="mrel"/>
    <w:basedOn w:val="DefaultParagraphFont"/>
    <w:qFormat/>
  </w:style>
  <w:style w:type="character" w:customStyle="1" w:styleId="mopen">
    <w:name w:val="mopen"/>
    <w:basedOn w:val="DefaultParagraphFont"/>
    <w:qFormat/>
  </w:style>
  <w:style w:type="character" w:customStyle="1" w:styleId="mbin">
    <w:name w:val="mbin"/>
    <w:basedOn w:val="DefaultParagraphFont"/>
    <w:qFormat/>
  </w:style>
  <w:style w:type="character" w:customStyle="1" w:styleId="mclose">
    <w:name w:val="mclose"/>
    <w:basedOn w:val="DefaultParagraphFont"/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character" w:customStyle="1" w:styleId="FooterChar">
    <w:name w:val="Footer Char"/>
    <w:basedOn w:val="DefaultParagraphFont"/>
    <w:link w:val="Footer"/>
    <w:uiPriority w:val="99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sid w:val="00D736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623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microsoft.com/office/2011/relationships/people" Target="peop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FeobUjBdQ7WvCLsImSafMwyc8Q==">CgMxLjA4AHIhMVRBSEpOV2IzWlhuaGc4dkZpN2s5QXJSLWU2cUx6UWFf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56687FB-A091-4083-BB0B-29444A706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21699</TotalTime>
  <Pages>31</Pages>
  <Words>4092</Words>
  <Characters>23325</Characters>
  <Application>Microsoft Office Word</Application>
  <DocSecurity>0</DocSecurity>
  <Lines>194</Lines>
  <Paragraphs>54</Paragraphs>
  <ScaleCrop>false</ScaleCrop>
  <Company/>
  <LinksUpToDate>false</LinksUpToDate>
  <CharactersWithSpaces>27363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ASHWARYA</dc:creator>
  <cp:lastModifiedBy>USER</cp:lastModifiedBy>
  <cp:revision>945</cp:revision>
  <dcterms:created xsi:type="dcterms:W3CDTF">2024-12-09T10:56:00Z</dcterms:created>
  <dcterms:modified xsi:type="dcterms:W3CDTF">2025-07-14T15:08:00Z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4A0B27AB87314C268E0451212875E396_13</vt:lpwstr>
  </property>
</Properties>
</file>